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8A63F" w14:textId="77777777" w:rsidR="007175F2" w:rsidRDefault="007F7B2C">
      <w:pPr>
        <w:pStyle w:val="TitlePage"/>
      </w:pPr>
      <w:r>
        <w:t> </w:t>
      </w:r>
    </w:p>
    <w:p w14:paraId="293EAE75" w14:textId="77777777" w:rsidR="007175F2" w:rsidRDefault="007F7B2C">
      <w:pPr>
        <w:pStyle w:val="TitlePage"/>
      </w:pPr>
      <w:r>
        <w:t> </w:t>
      </w:r>
    </w:p>
    <w:p w14:paraId="64B783BC" w14:textId="77777777" w:rsidR="007175F2" w:rsidRDefault="007F7B2C">
      <w:pPr>
        <w:pStyle w:val="TitlePage"/>
      </w:pPr>
      <w:r>
        <w:t> </w:t>
      </w:r>
    </w:p>
    <w:p w14:paraId="6F45BD34" w14:textId="77777777" w:rsidR="007175F2" w:rsidRDefault="007F7B2C">
      <w:pPr>
        <w:pStyle w:val="TitlePage"/>
      </w:pPr>
      <w:commentRangeStart w:id="0"/>
      <w:r>
        <w:rPr>
          <w:b/>
          <w:bCs/>
        </w:rPr>
        <w:t>Did She Peel It? Result Likelihood and Mandarin-Speaking Children’s Interpretation and Description of Actions and Results</w:t>
      </w:r>
      <w:commentRangeEnd w:id="0"/>
      <w:r w:rsidR="00394D21">
        <w:rPr>
          <w:rStyle w:val="CommentReference"/>
        </w:rPr>
        <w:commentReference w:id="0"/>
      </w:r>
    </w:p>
    <w:p w14:paraId="61786209" w14:textId="77777777" w:rsidR="007175F2" w:rsidRDefault="007F7B2C">
      <w:pPr>
        <w:pStyle w:val="TitlePage"/>
      </w:pPr>
      <w:r>
        <w:t> </w:t>
      </w:r>
    </w:p>
    <w:p w14:paraId="6255CDB5" w14:textId="77777777" w:rsidR="00E03C51" w:rsidRDefault="007F7B2C" w:rsidP="00E03C51">
      <w:pPr>
        <w:pStyle w:val="TitlePage"/>
      </w:pPr>
      <w:proofErr w:type="spellStart"/>
      <w:r>
        <w:t>Xiaotao</w:t>
      </w:r>
      <w:proofErr w:type="spellEnd"/>
      <w:r>
        <w:t xml:space="preserve"> Liu</w:t>
      </w:r>
    </w:p>
    <w:p w14:paraId="10C17BD0" w14:textId="62418B26" w:rsidR="007175F2" w:rsidRDefault="007F7B2C">
      <w:pPr>
        <w:pStyle w:val="TitlePage"/>
      </w:pPr>
      <w:r>
        <w:t xml:space="preserve">October </w:t>
      </w:r>
      <w:r w:rsidR="005013DE">
        <w:rPr>
          <w:rFonts w:hint="eastAsia"/>
        </w:rPr>
        <w:t>10</w:t>
      </w:r>
      <w:r>
        <w:t>, 2026</w:t>
      </w:r>
    </w:p>
    <w:p w14:paraId="69B792FB" w14:textId="77777777" w:rsidR="007175F2" w:rsidRDefault="007F7B2C">
      <w:r>
        <w:br w:type="page"/>
      </w:r>
    </w:p>
    <w:p w14:paraId="428E9EC5" w14:textId="77777777" w:rsidR="007175F2" w:rsidRDefault="00224D1D">
      <w:pPr>
        <w:pStyle w:val="Heading1"/>
      </w:pPr>
      <w:bookmarkStart w:id="1" w:name="X08c698b034c3344141848babdf7209feb5faefb"/>
      <w:r>
        <w:rPr>
          <w:rFonts w:hint="eastAsia"/>
        </w:rPr>
        <w:lastRenderedPageBreak/>
        <w:t>1. Introduction</w:t>
      </w:r>
    </w:p>
    <w:p w14:paraId="746DC182" w14:textId="77777777" w:rsidR="007175F2" w:rsidRDefault="007F7B2C">
      <w:pPr>
        <w:pStyle w:val="FirstParagraph"/>
      </w:pPr>
      <w:r>
        <w:t>Describing an event involves identifying what someone did and whether that action brought about a particular result. Someone can squeeze a lychee without opening it, or wipe a mirror without getting it clean. For children, learning to talk about such events involves learning how linguistic expressions represent actions and results, when a description is appropriate, and which information to express in their own descriptions.</w:t>
      </w:r>
    </w:p>
    <w:p w14:paraId="31A57F2E" w14:textId="48C7C575" w:rsidR="007175F2" w:rsidRDefault="007F7B2C">
      <w:pPr>
        <w:pStyle w:val="BodyText"/>
      </w:pPr>
      <w:r>
        <w:t xml:space="preserve">Mandarin resultative verb compounds (RVCs) and their corresponding </w:t>
      </w:r>
      <w:proofErr w:type="spellStart"/>
      <w:r>
        <w:t>monomorphemic</w:t>
      </w:r>
      <w:proofErr w:type="spellEnd"/>
      <w:r>
        <w:t xml:space="preserve"> verbs make this problem especially visible. </w:t>
      </w:r>
      <w:r w:rsidR="008E27D6" w:rsidRPr="008E27D6">
        <w:t>An RVC combines two verbal components: the first (V1) expresses an action and the second (V2) expresses the resulting state of the affected entity.</w:t>
      </w:r>
      <w:r w:rsidR="008E27D6">
        <w:rPr>
          <w:rFonts w:hint="eastAsia"/>
        </w:rPr>
        <w:t xml:space="preserve"> </w:t>
      </w:r>
      <w:r>
        <w:t xml:space="preserve">In </w:t>
      </w:r>
      <w:proofErr w:type="spellStart"/>
      <w:r>
        <w:rPr>
          <w:i/>
          <w:iCs/>
        </w:rPr>
        <w:t>bāo-kāi</w:t>
      </w:r>
      <w:proofErr w:type="spellEnd"/>
      <w:r>
        <w:rPr>
          <w:i/>
          <w:iCs/>
        </w:rPr>
        <w:t xml:space="preserve"> </w:t>
      </w:r>
      <w:proofErr w:type="spellStart"/>
      <w:r>
        <w:rPr>
          <w:i/>
          <w:iCs/>
        </w:rPr>
        <w:t>lìzhī</w:t>
      </w:r>
      <w:proofErr w:type="spellEnd"/>
      <w:r>
        <w:t xml:space="preserve"> “peel-open lychee,” V1 </w:t>
      </w:r>
      <w:proofErr w:type="spellStart"/>
      <w:r>
        <w:rPr>
          <w:i/>
          <w:iCs/>
        </w:rPr>
        <w:t>bāo</w:t>
      </w:r>
      <w:proofErr w:type="spellEnd"/>
      <w:r>
        <w:t xml:space="preserve"> “peel” expresses an action and V2 </w:t>
      </w:r>
      <w:proofErr w:type="spellStart"/>
      <w:r>
        <w:rPr>
          <w:i/>
          <w:iCs/>
        </w:rPr>
        <w:t>kāi</w:t>
      </w:r>
      <w:proofErr w:type="spellEnd"/>
      <w:r>
        <w:t xml:space="preserve"> “open” the lychee’s resulting state.</w:t>
      </w:r>
      <w:ins w:id="2" w:author="JI YUE" w:date="2026-10-11T14:26:00Z">
        <w:r w:rsidR="00257897">
          <w:t xml:space="preserve"> N</w:t>
        </w:r>
        <w:r w:rsidR="00257897">
          <w:rPr>
            <w:rFonts w:hint="eastAsia"/>
          </w:rPr>
          <w:t>ote</w:t>
        </w:r>
        <w:r w:rsidR="00257897">
          <w:t xml:space="preserve"> that</w:t>
        </w:r>
      </w:ins>
      <w:r>
        <w:t xml:space="preserve"> </w:t>
      </w:r>
      <w:ins w:id="3" w:author="JI YUE" w:date="2026-10-11T14:26:00Z">
        <w:r w:rsidR="00257897">
          <w:t>the action verb</w:t>
        </w:r>
      </w:ins>
      <w:del w:id="4" w:author="JI YUE" w:date="2026-10-11T14:26:00Z">
        <w:r w:rsidDel="00257897">
          <w:delText>The</w:delText>
        </w:r>
      </w:del>
      <w:r>
        <w:t xml:space="preserve"> </w:t>
      </w:r>
      <w:ins w:id="5" w:author="JI YUE" w:date="2026-10-11T14:26:00Z">
        <w:r w:rsidR="00257897">
          <w:t>(</w:t>
        </w:r>
      </w:ins>
      <w:r>
        <w:t>V1</w:t>
      </w:r>
      <w:ins w:id="6" w:author="JI YUE" w:date="2026-10-11T14:26:00Z">
        <w:r w:rsidR="00257897">
          <w:t>)</w:t>
        </w:r>
      </w:ins>
      <w:r>
        <w:t xml:space="preserve"> alone</w:t>
      </w:r>
      <w:ins w:id="7" w:author="JI YUE" w:date="2026-10-11T14:27:00Z">
        <w:r w:rsidR="00257897" w:rsidRPr="00257897">
          <w:t xml:space="preserve"> </w:t>
        </w:r>
        <w:r w:rsidR="00257897">
          <w:t>does not express that state:</w:t>
        </w:r>
      </w:ins>
      <w:del w:id="8" w:author="JI YUE" w:date="2026-10-11T14:27:00Z">
        <w:r w:rsidDel="00257897">
          <w:delText>,</w:delText>
        </w:r>
      </w:del>
      <w:r>
        <w:t xml:space="preserve"> </w:t>
      </w:r>
      <w:commentRangeStart w:id="9"/>
      <w:proofErr w:type="spellStart"/>
      <w:r>
        <w:rPr>
          <w:i/>
          <w:iCs/>
        </w:rPr>
        <w:t>bāo</w:t>
      </w:r>
      <w:proofErr w:type="spellEnd"/>
      <w:r>
        <w:rPr>
          <w:i/>
          <w:iCs/>
        </w:rPr>
        <w:t xml:space="preserve"> </w:t>
      </w:r>
      <w:proofErr w:type="spellStart"/>
      <w:r>
        <w:rPr>
          <w:i/>
          <w:iCs/>
        </w:rPr>
        <w:t>lìzhī</w:t>
      </w:r>
      <w:proofErr w:type="spellEnd"/>
      <w:r>
        <w:t xml:space="preserve"> “peel (the) lychee,”</w:t>
      </w:r>
      <w:ins w:id="10" w:author="JI YUE" w:date="2026-10-11T14:28:00Z">
        <w:r w:rsidR="00257897">
          <w:t xml:space="preserve"> xxx</w:t>
        </w:r>
        <w:commentRangeEnd w:id="9"/>
        <w:r w:rsidR="00257897">
          <w:rPr>
            <w:rStyle w:val="CommentReference"/>
          </w:rPr>
          <w:commentReference w:id="9"/>
        </w:r>
        <w:r w:rsidR="00257897">
          <w:t xml:space="preserve">. </w:t>
        </w:r>
        <w:commentRangeStart w:id="11"/>
        <w:r w:rsidR="00257897">
          <w:t>C</w:t>
        </w:r>
      </w:ins>
      <w:ins w:id="12" w:author="JI YUE" w:date="2026-10-11T14:29:00Z">
        <w:r w:rsidR="00257897">
          <w:t>an Mandarin-acquiring children distinguish between RVCs and V1s?</w:t>
        </w:r>
      </w:ins>
      <w:del w:id="13" w:author="JI YUE" w:date="2026-10-11T14:27:00Z">
        <w:r w:rsidDel="00257897">
          <w:delText xml:space="preserve"> </w:delText>
        </w:r>
      </w:del>
      <w:commentRangeEnd w:id="11"/>
      <w:r w:rsidR="00257897">
        <w:rPr>
          <w:rStyle w:val="CommentReference"/>
        </w:rPr>
        <w:commentReference w:id="11"/>
      </w:r>
      <w:del w:id="14" w:author="JI YUE" w:date="2026-10-11T14:27:00Z">
        <w:r w:rsidDel="00257897">
          <w:delText>does not express that state</w:delText>
        </w:r>
      </w:del>
      <w:r>
        <w:t xml:space="preserve">, </w:t>
      </w:r>
      <w:ins w:id="15" w:author="JI YUE" w:date="2026-10-11T14:32:00Z">
        <w:r w:rsidR="00226E36">
          <w:rPr>
            <w:rFonts w:hint="eastAsia"/>
          </w:rPr>
          <w:t>【一到两句话简介已有的</w:t>
        </w:r>
        <w:r w:rsidR="00226E36">
          <w:rPr>
            <w:rFonts w:hint="eastAsia"/>
          </w:rPr>
          <w:t>ac</w:t>
        </w:r>
        <w:r w:rsidR="00226E36">
          <w:t>quisition studies on RVCs</w:t>
        </w:r>
        <w:r w:rsidR="00226E36">
          <w:rPr>
            <w:rFonts w:hint="eastAsia"/>
          </w:rPr>
          <w:t>，以前的论文版本里有</w:t>
        </w:r>
      </w:ins>
      <w:ins w:id="16" w:author="JI YUE" w:date="2026-10-11T14:33:00Z">
        <w:r w:rsidR="00226E36">
          <w:rPr>
            <w:rFonts w:hint="eastAsia"/>
          </w:rPr>
          <w:t>，后面自然衔接前人研究发现的一个</w:t>
        </w:r>
      </w:ins>
      <w:ins w:id="17" w:author="JI YUE" w:date="2026-10-11T14:34:00Z">
        <w:r w:rsidR="00226E36">
          <w:rPr>
            <w:rFonts w:hint="eastAsia"/>
          </w:rPr>
          <w:t>问题，儿童似乎对</w:t>
        </w:r>
        <w:r w:rsidR="00226E36">
          <w:rPr>
            <w:rFonts w:hint="eastAsia"/>
          </w:rPr>
          <w:t>V</w:t>
        </w:r>
        <w:r w:rsidR="00226E36">
          <w:t>1</w:t>
        </w:r>
        <w:r w:rsidR="00226E36">
          <w:rPr>
            <w:rFonts w:hint="eastAsia"/>
          </w:rPr>
          <w:t>的理解和成人不同</w:t>
        </w:r>
      </w:ins>
      <w:ins w:id="18" w:author="JI YUE" w:date="2026-10-11T14:32:00Z">
        <w:r w:rsidR="00226E36">
          <w:rPr>
            <w:rFonts w:hint="eastAsia"/>
          </w:rPr>
          <w:t>】</w:t>
        </w:r>
      </w:ins>
      <w:ins w:id="19" w:author="JI YUE" w:date="2026-10-11T14:33:00Z">
        <w:r w:rsidR="00226E36">
          <w:rPr>
            <w:rFonts w:hint="eastAsia"/>
          </w:rPr>
          <w:t>。</w:t>
        </w:r>
      </w:ins>
      <w:commentRangeStart w:id="20"/>
      <w:r>
        <w:t xml:space="preserve">yet children often reject such V1 descriptions when the action occurs and the result does not, more often than adults do (Chen, 2017; J. Liu et al., 2026). </w:t>
      </w:r>
      <w:commentRangeEnd w:id="20"/>
      <w:r w:rsidR="00226E36">
        <w:rPr>
          <w:rStyle w:val="CommentReference"/>
        </w:rPr>
        <w:commentReference w:id="20"/>
      </w:r>
      <w:del w:id="21" w:author="JI YUE" w:date="2026-10-11T14:35:00Z">
        <w:r w:rsidDel="00226E36">
          <w:delText>Such rejections need not mean that children treat the result as entailed by V1.</w:delText>
        </w:r>
      </w:del>
      <w:r>
        <w:t xml:space="preserve"> </w:t>
      </w:r>
      <w:commentRangeStart w:id="22"/>
      <w:r>
        <w:t xml:space="preserve">Adults’ result-related interpretations </w:t>
      </w:r>
      <w:commentRangeEnd w:id="22"/>
      <w:r w:rsidR="00226E36">
        <w:rPr>
          <w:rStyle w:val="CommentReference"/>
        </w:rPr>
        <w:commentReference w:id="22"/>
      </w:r>
      <w:r>
        <w:t xml:space="preserve">of </w:t>
      </w:r>
      <w:proofErr w:type="spellStart"/>
      <w:r>
        <w:t>monomorphemic</w:t>
      </w:r>
      <w:proofErr w:type="spellEnd"/>
      <w:r>
        <w:t xml:space="preserve"> verbs vary in strength (Chen, 2018), and </w:t>
      </w:r>
      <w:commentRangeStart w:id="23"/>
      <w:r>
        <w:t>culmination inferences from these verbs can be cancelled</w:t>
      </w:r>
      <w:commentRangeEnd w:id="23"/>
      <w:r w:rsidR="00226E36">
        <w:rPr>
          <w:rStyle w:val="CommentReference"/>
        </w:rPr>
        <w:commentReference w:id="23"/>
      </w:r>
      <w:r>
        <w:t xml:space="preserve"> and are sensitive to context (J. Liu et al., 2026). </w:t>
      </w:r>
      <w:commentRangeStart w:id="24"/>
      <w:r>
        <w:t>Children’s rejections may therefore reflect how strongly the absent result is associated with the action rather than a categorical result requirement.</w:t>
      </w:r>
      <w:commentRangeEnd w:id="24"/>
      <w:r w:rsidR="00226E36">
        <w:rPr>
          <w:rStyle w:val="CommentReference"/>
        </w:rPr>
        <w:commentReference w:id="24"/>
      </w:r>
      <w:r>
        <w:t xml:space="preserve"> </w:t>
      </w:r>
      <w:commentRangeStart w:id="25"/>
      <w:r>
        <w:t>What determines that strength is the question this study addresses</w:t>
      </w:r>
      <w:commentRangeEnd w:id="25"/>
      <w:r w:rsidR="00226E36">
        <w:rPr>
          <w:rStyle w:val="CommentReference"/>
        </w:rPr>
        <w:commentReference w:id="25"/>
      </w:r>
      <w:r>
        <w:t>.</w:t>
      </w:r>
    </w:p>
    <w:p w14:paraId="350CD15E" w14:textId="77777777" w:rsidR="007175F2" w:rsidRDefault="007F7B2C">
      <w:pPr>
        <w:pStyle w:val="BodyText"/>
      </w:pPr>
      <w:commentRangeStart w:id="26"/>
      <w:r>
        <w:t xml:space="preserve">Existing accounts characterize result-related meaning primarily as a property of the verb (Chen, 2018; Kou &amp; </w:t>
      </w:r>
      <w:proofErr w:type="spellStart"/>
      <w:r>
        <w:t>Hohenstein</w:t>
      </w:r>
      <w:proofErr w:type="spellEnd"/>
      <w:r>
        <w:t xml:space="preserve">, 2022), although research on RVC formation locates the </w:t>
      </w:r>
      <w:r>
        <w:lastRenderedPageBreak/>
        <w:t>licensing of compounds in the relation between a V1 event and a particular result (Han, 2021; Li, 1990, 1995). The present study proposes that the strength of result association, too, can be characterized at the level of V1–object–result relations, and tests a consequence of this proposal against adult ratings of that association.</w:t>
      </w:r>
      <w:commentRangeEnd w:id="26"/>
      <w:r w:rsidR="000E1DC8">
        <w:rPr>
          <w:rStyle w:val="CommentReference"/>
        </w:rPr>
        <w:commentReference w:id="26"/>
      </w:r>
    </w:p>
    <w:p w14:paraId="47C8CBD4" w14:textId="516A1BAB" w:rsidR="007175F2" w:rsidRDefault="007F7B2C">
      <w:pPr>
        <w:pStyle w:val="BodyText"/>
      </w:pPr>
      <w:commentRangeStart w:id="27"/>
      <w:r>
        <w:t xml:space="preserve">The study concerns </w:t>
      </w:r>
      <w:r>
        <w:rPr>
          <w:i/>
          <w:iCs/>
        </w:rPr>
        <w:t>culmination</w:t>
      </w:r>
      <w:r w:rsidR="008E27D6">
        <w:rPr>
          <w:rFonts w:hint="eastAsia"/>
        </w:rPr>
        <w:t>,</w:t>
      </w:r>
      <w:r w:rsidR="00394D21">
        <w:t xml:space="preserve"> </w:t>
      </w:r>
      <w:r>
        <w:t>whether the result expressed by V2 is in fact attained</w:t>
      </w:r>
      <w:r w:rsidR="008E27D6">
        <w:rPr>
          <w:rFonts w:hint="eastAsia"/>
        </w:rPr>
        <w:t xml:space="preserve">, </w:t>
      </w:r>
      <w:r>
        <w:t xml:space="preserve">rather than </w:t>
      </w:r>
      <w:r>
        <w:rPr>
          <w:i/>
          <w:iCs/>
        </w:rPr>
        <w:t>telicity</w:t>
      </w:r>
      <w:r>
        <w:t xml:space="preserve">, the presence of an inherent endpoint in event structure. A predicate can be telic and still permit non-culminating uses (J. Liu, 2018), so judgments about whether a described result occurred do not by themselves bear on telicity. Throughout, the </w:t>
      </w:r>
      <w:r>
        <w:rPr>
          <w:i/>
          <w:iCs/>
        </w:rPr>
        <w:t>target result</w:t>
      </w:r>
      <w:r>
        <w:t xml:space="preserve"> is the outcome expressed by V2 in the paired RVC.</w:t>
      </w:r>
      <w:commentRangeEnd w:id="27"/>
      <w:r w:rsidR="000E1DC8">
        <w:rPr>
          <w:rStyle w:val="CommentReference"/>
        </w:rPr>
        <w:commentReference w:id="27"/>
      </w:r>
    </w:p>
    <w:p w14:paraId="7D406532" w14:textId="77777777" w:rsidR="007175F2" w:rsidRDefault="007F7B2C">
      <w:pPr>
        <w:pStyle w:val="BodyText"/>
      </w:pPr>
      <w:r>
        <w:t>The study examines Mandarin-speaking 4- and 5-year-olds and adults and addresses three questions:</w:t>
      </w:r>
    </w:p>
    <w:p w14:paraId="2A771F8F" w14:textId="77777777" w:rsidR="007175F2" w:rsidRDefault="007F7B2C">
      <w:pPr>
        <w:pStyle w:val="BodyText"/>
      </w:pPr>
      <w:r>
        <w:rPr>
          <w:b/>
          <w:bCs/>
        </w:rPr>
        <w:t>RQ1.</w:t>
      </w:r>
      <w:r>
        <w:t xml:space="preserve"> Does </w:t>
      </w:r>
      <w:commentRangeStart w:id="28"/>
      <w:r>
        <w:t xml:space="preserve">result realization </w:t>
      </w:r>
      <w:commentRangeEnd w:id="28"/>
      <w:r w:rsidR="000E1DC8">
        <w:rPr>
          <w:rStyle w:val="CommentReference"/>
        </w:rPr>
        <w:commentReference w:id="28"/>
      </w:r>
      <w:r>
        <w:t xml:space="preserve">affect the acceptance of RVC and V1 descriptions differently, and does </w:t>
      </w:r>
      <w:commentRangeStart w:id="29"/>
      <w:r>
        <w:t xml:space="preserve">this contrast </w:t>
      </w:r>
      <w:commentRangeEnd w:id="29"/>
      <w:r w:rsidR="000E1DC8">
        <w:rPr>
          <w:rStyle w:val="CommentReference"/>
        </w:rPr>
        <w:commentReference w:id="29"/>
      </w:r>
      <w:r>
        <w:t>differ across age groups?</w:t>
      </w:r>
    </w:p>
    <w:p w14:paraId="3702761C" w14:textId="77777777" w:rsidR="007175F2" w:rsidRDefault="007F7B2C">
      <w:pPr>
        <w:pStyle w:val="BodyText"/>
      </w:pPr>
      <w:r>
        <w:rPr>
          <w:b/>
          <w:bCs/>
        </w:rPr>
        <w:t>RQ2.</w:t>
      </w:r>
      <w:r>
        <w:t xml:space="preserve"> </w:t>
      </w:r>
      <w:r w:rsidR="00224D1D" w:rsidRPr="00224D1D">
        <w:t xml:space="preserve">For V1–object expressions that share an object and a target result, does acceptance of V1 descriptions of zero-result events vary </w:t>
      </w:r>
      <w:commentRangeStart w:id="30"/>
      <w:r w:rsidR="00224D1D" w:rsidRPr="00224D1D">
        <w:t>with adult-rated result likelihood, and does this association hold when action typicality is taken into account</w:t>
      </w:r>
      <w:commentRangeEnd w:id="30"/>
      <w:r w:rsidR="00B46FFF">
        <w:rPr>
          <w:rStyle w:val="CommentReference"/>
        </w:rPr>
        <w:commentReference w:id="30"/>
      </w:r>
      <w:r w:rsidR="00224D1D" w:rsidRPr="00224D1D">
        <w:t>? Does the association differ between children and adults?</w:t>
      </w:r>
    </w:p>
    <w:p w14:paraId="7479DCBF" w14:textId="77777777" w:rsidR="007175F2" w:rsidRDefault="007F7B2C">
      <w:pPr>
        <w:pStyle w:val="BodyText"/>
      </w:pPr>
      <w:commentRangeStart w:id="31"/>
      <w:r>
        <w:rPr>
          <w:b/>
          <w:bCs/>
        </w:rPr>
        <w:t>RQ3.</w:t>
      </w:r>
      <w:r>
        <w:t xml:space="preserve"> </w:t>
      </w:r>
      <w:r w:rsidR="001D000B" w:rsidRPr="001D000B">
        <w:t>In their own descriptions, how does result realization relate to the forms speakers select and to the action and result information they explicitly express, and do children and adults differ in this relation?</w:t>
      </w:r>
      <w:commentRangeEnd w:id="31"/>
      <w:r w:rsidR="00B46FFF">
        <w:rPr>
          <w:rStyle w:val="CommentReference"/>
        </w:rPr>
        <w:commentReference w:id="31"/>
      </w:r>
    </w:p>
    <w:p w14:paraId="02167DA8" w14:textId="77777777" w:rsidR="007175F2" w:rsidRDefault="007F7B2C">
      <w:pPr>
        <w:pStyle w:val="Heading2"/>
      </w:pPr>
      <w:bookmarkStart w:id="32" w:name="v1s-and-v2s-in-mandarin-rvcs"/>
      <w:r>
        <w:lastRenderedPageBreak/>
        <w:t>1.1 V1s and V2s in Mandarin RVCs</w:t>
      </w:r>
    </w:p>
    <w:p w14:paraId="33DF49A8" w14:textId="77777777" w:rsidR="007175F2" w:rsidRDefault="007F7B2C">
      <w:pPr>
        <w:pStyle w:val="FirstParagraph"/>
      </w:pPr>
      <w:commentRangeStart w:id="33"/>
      <w:r>
        <w:t>This section reviews three questions that bear on how the relation between V1 and V2 should be characterized: which V1s can enter RVCs, what constrains their combination with V2, and how the meanings of the two components are related.</w:t>
      </w:r>
      <w:commentRangeEnd w:id="33"/>
      <w:r w:rsidR="00B46FFF">
        <w:rPr>
          <w:rStyle w:val="CommentReference"/>
        </w:rPr>
        <w:commentReference w:id="33"/>
      </w:r>
    </w:p>
    <w:p w14:paraId="181991A5" w14:textId="77777777" w:rsidR="007175F2" w:rsidRDefault="007F7B2C">
      <w:pPr>
        <w:pStyle w:val="Heading3"/>
      </w:pPr>
      <w:bookmarkStart w:id="34" w:name="which-v1s-enter-rvcs"/>
      <w:r>
        <w:t>1.1.1 Which V1s Enter RVCs</w:t>
      </w:r>
    </w:p>
    <w:p w14:paraId="27F528BB" w14:textId="77777777" w:rsidR="007175F2" w:rsidRDefault="007F7B2C">
      <w:pPr>
        <w:pStyle w:val="FirstParagraph"/>
      </w:pPr>
      <w:r>
        <w:t xml:space="preserve">RVCs consist of an action-denoting V1 and a result-denoting V2 (Li &amp; Thompson, 1981; </w:t>
      </w:r>
      <w:proofErr w:type="spellStart"/>
      <w:r>
        <w:t>Sybesma</w:t>
      </w:r>
      <w:proofErr w:type="spellEnd"/>
      <w:r>
        <w:t xml:space="preserve">, 1999), but the V1 is not restricted to transitive activity verbs. Huang (2006) discusses resultatives with </w:t>
      </w:r>
      <w:proofErr w:type="spellStart"/>
      <w:r>
        <w:t>unergative</w:t>
      </w:r>
      <w:proofErr w:type="spellEnd"/>
      <w:r>
        <w:t xml:space="preserve"> V1s, and </w:t>
      </w:r>
      <w:proofErr w:type="spellStart"/>
      <w:r>
        <w:t>Tham</w:t>
      </w:r>
      <w:proofErr w:type="spellEnd"/>
      <w:r>
        <w:t xml:space="preserve"> (2012) notes compounds with change-of-state V1s, such as </w:t>
      </w:r>
      <w:proofErr w:type="spellStart"/>
      <w:r>
        <w:rPr>
          <w:i/>
          <w:iCs/>
        </w:rPr>
        <w:t>dòng-liè</w:t>
      </w:r>
      <w:proofErr w:type="spellEnd"/>
      <w:r>
        <w:t xml:space="preserve"> “freeze-cracked.” Membership in an activity-verb class therefore cannot, by itself, account for which compounds exist. The present study is restricted to one subtype: agentive transitive RVCs in which V2 predicates a resulting state of the object, keeping the action–result–participant configuration comparable across materials.</w:t>
      </w:r>
    </w:p>
    <w:p w14:paraId="032853D9" w14:textId="77777777" w:rsidR="007175F2" w:rsidRDefault="007F7B2C">
      <w:pPr>
        <w:pStyle w:val="Heading3"/>
      </w:pPr>
      <w:bookmarkStart w:id="35" w:name="what-constrains-combination"/>
      <w:bookmarkEnd w:id="34"/>
      <w:r>
        <w:t>1.1.2 What Constrains Combination</w:t>
      </w:r>
    </w:p>
    <w:p w14:paraId="3D254B01" w14:textId="77777777" w:rsidR="007175F2" w:rsidRDefault="007F7B2C">
      <w:pPr>
        <w:pStyle w:val="FirstParagraph"/>
      </w:pPr>
      <w:r>
        <w:t>Combination is nonetheless constrained. Li (1990) analyzes restrictions on the argument structure of V–V compounds through theta-role identification, and Li (1995) argues that thematic and causative hierarchies jointly determine argument linking. Han (2021) places the constraint in the causal relation itself: the causer must bring about the result through the V1 event. A singer can make an audience cry by singing, but the audience’s listening cannot be represented as the V1 through which the singer causes the crying. Real-world causal plausibility thus does not license every V1–V2 combination; what matters is whether a particular V1 event can be construed as bringing about a particular result.</w:t>
      </w:r>
    </w:p>
    <w:p w14:paraId="5ABB2E6B" w14:textId="77777777" w:rsidR="007175F2" w:rsidRDefault="007F7B2C">
      <w:pPr>
        <w:pStyle w:val="Heading3"/>
      </w:pPr>
      <w:bookmarkStart w:id="36" w:name="how-v1-and-v2-meanings-are-related"/>
      <w:bookmarkEnd w:id="35"/>
      <w:r>
        <w:lastRenderedPageBreak/>
        <w:t>1.1.3 How V1 and V2 Meanings Are Related</w:t>
      </w:r>
    </w:p>
    <w:p w14:paraId="59F0B388" w14:textId="77777777" w:rsidR="007175F2" w:rsidRDefault="007F7B2C">
      <w:pPr>
        <w:pStyle w:val="FirstParagraph"/>
      </w:pPr>
      <w:r>
        <w:t xml:space="preserve">For compounds with activity V1s, </w:t>
      </w:r>
      <w:proofErr w:type="spellStart"/>
      <w:r>
        <w:t>Tham</w:t>
      </w:r>
      <w:proofErr w:type="spellEnd"/>
      <w:r>
        <w:t xml:space="preserve"> (2012) relates the activity to the change expressed by V2 through causation or culmination, depending on the construction. Kou and </w:t>
      </w:r>
      <w:proofErr w:type="spellStart"/>
      <w:r>
        <w:t>Hohenstein</w:t>
      </w:r>
      <w:proofErr w:type="spellEnd"/>
      <w:r>
        <w:t xml:space="preserve"> (2024) distinguish manner, result, and intention in verb meaning, and </w:t>
      </w:r>
      <w:proofErr w:type="spellStart"/>
      <w:r>
        <w:t>Talmy</w:t>
      </w:r>
      <w:proofErr w:type="spellEnd"/>
      <w:r>
        <w:t xml:space="preserve"> (1991, 2000) distinguishes an action directed toward a result from an expression that asserts the result’s attainment. These accounts explain how a compound comes to express a result, but they do not imply that the result is already contained in V1. Kou and </w:t>
      </w:r>
      <w:proofErr w:type="spellStart"/>
      <w:r>
        <w:t>Hohenstein</w:t>
      </w:r>
      <w:proofErr w:type="spellEnd"/>
      <w:r>
        <w:t xml:space="preserve"> (2022) separate verbs whose result is entailed (attained fulfillment) from those whose result is left open or </w:t>
      </w:r>
      <w:proofErr w:type="spellStart"/>
      <w:r>
        <w:t>defeasibly</w:t>
      </w:r>
      <w:proofErr w:type="spellEnd"/>
      <w:r>
        <w:t xml:space="preserve"> implied, and argue that Mandarin includes attained-fulfillment verbs. Tai (1984) and Chen (2018) show that Mandarin </w:t>
      </w:r>
      <w:proofErr w:type="spellStart"/>
      <w:r>
        <w:t>monomorphemic</w:t>
      </w:r>
      <w:proofErr w:type="spellEnd"/>
      <w:r>
        <w:t xml:space="preserve"> verbs such as </w:t>
      </w:r>
      <w:proofErr w:type="spellStart"/>
      <w:r>
        <w:rPr>
          <w:i/>
          <w:iCs/>
        </w:rPr>
        <w:t>shā</w:t>
      </w:r>
      <w:proofErr w:type="spellEnd"/>
      <w:r>
        <w:t xml:space="preserve"> “kill” need not entail the result, and Chen (2018) documents a cline in the strength of state-change </w:t>
      </w:r>
      <w:proofErr w:type="spellStart"/>
      <w:r>
        <w:t>implicatures</w:t>
      </w:r>
      <w:proofErr w:type="spellEnd"/>
      <w:r>
        <w:t xml:space="preserve"> across verbs. In a related vein, Beavers (2011) analyzes verbs as differing in how strongly they commit to a change in the affected object. J. Liu et al. (2026) analyze the culmination inferences of </w:t>
      </w:r>
      <w:proofErr w:type="spellStart"/>
      <w:r>
        <w:t>monomorphemic</w:t>
      </w:r>
      <w:proofErr w:type="spellEnd"/>
      <w:r>
        <w:t xml:space="preserve"> causatives as cancellable and context-sensitive.</w:t>
      </w:r>
    </w:p>
    <w:p w14:paraId="0224617F" w14:textId="77777777" w:rsidR="007175F2" w:rsidRDefault="007F7B2C">
      <w:pPr>
        <w:pStyle w:val="Heading3"/>
      </w:pPr>
      <w:bookmarkStart w:id="37" w:name="the-gap"/>
      <w:bookmarkEnd w:id="36"/>
      <w:commentRangeStart w:id="38"/>
      <w:r>
        <w:t>1.1.4 The Gap</w:t>
      </w:r>
      <w:commentRangeEnd w:id="38"/>
      <w:r w:rsidR="00552FA9">
        <w:rPr>
          <w:rStyle w:val="CommentReference"/>
          <w:b w:val="0"/>
          <w:bCs w:val="0"/>
          <w:i w:val="0"/>
        </w:rPr>
        <w:commentReference w:id="38"/>
      </w:r>
    </w:p>
    <w:p w14:paraId="48BCE6A1" w14:textId="77777777" w:rsidR="007175F2" w:rsidRDefault="007F7B2C">
      <w:pPr>
        <w:pStyle w:val="FirstParagraph"/>
      </w:pPr>
      <w:r>
        <w:t xml:space="preserve">Taken together, these lines of work show that (a) a V1 can combine with several V2s, (b) whether a combination is licensed depends on the relation between the particular V1 event and the particular result, and (c) what V1 alone conveys about a result varies in strength. Existing characterizations of that strength, however, are stated for </w:t>
      </w:r>
      <w:commentRangeStart w:id="39"/>
      <w:r>
        <w:t>verbs</w:t>
      </w:r>
      <w:commentRangeEnd w:id="39"/>
      <w:r w:rsidR="009342C2">
        <w:rPr>
          <w:rStyle w:val="CommentReference"/>
        </w:rPr>
        <w:commentReference w:id="39"/>
      </w:r>
      <w:r>
        <w:t xml:space="preserve">: V1s are assigned to fulfillment types (Kou &amp; </w:t>
      </w:r>
      <w:proofErr w:type="spellStart"/>
      <w:r>
        <w:t>Hohenstein</w:t>
      </w:r>
      <w:proofErr w:type="spellEnd"/>
      <w:r>
        <w:t xml:space="preserve">, 2022), ranked on a cline of </w:t>
      </w:r>
      <w:proofErr w:type="spellStart"/>
      <w:r>
        <w:t>implicature</w:t>
      </w:r>
      <w:proofErr w:type="spellEnd"/>
      <w:r>
        <w:t xml:space="preserve"> strength (Chen, 2018), or sorted into classes by diagnostics such as the preverbal time-span adverbial (Martin, Sun, et al., 2020, 2023). This leaves (b) and (c) disconnected: if licensing depends on the V1–result relation, the strength of what V1 conveys may depend on that relation too. Verb-level characterizations </w:t>
      </w:r>
      <w:r>
        <w:lastRenderedPageBreak/>
        <w:t xml:space="preserve">cannot express such relation-specific differences. For instance, they cannot express that </w:t>
      </w:r>
      <w:proofErr w:type="spellStart"/>
      <w:r>
        <w:rPr>
          <w:i/>
          <w:iCs/>
        </w:rPr>
        <w:t>tī</w:t>
      </w:r>
      <w:proofErr w:type="spellEnd"/>
      <w:r>
        <w:t xml:space="preserve"> “kick” is strongly associated with a bottle falling over but only weakly with a door opening. Nor can they express that a single result may be strongly associated with more than one action, and for different reasons: waking someone up is strongly linked to </w:t>
      </w:r>
      <w:proofErr w:type="spellStart"/>
      <w:r>
        <w:rPr>
          <w:i/>
          <w:iCs/>
        </w:rPr>
        <w:t>jiào</w:t>
      </w:r>
      <w:proofErr w:type="spellEnd"/>
      <w:r>
        <w:t xml:space="preserve"> “call” because calling is the conventional way to wake a person, and to </w:t>
      </w:r>
      <w:proofErr w:type="spellStart"/>
      <w:r>
        <w:rPr>
          <w:i/>
          <w:iCs/>
        </w:rPr>
        <w:t>qiā</w:t>
      </w:r>
      <w:proofErr w:type="spellEnd"/>
      <w:r>
        <w:t xml:space="preserve"> “pinch” because pinching reliably works. Research on sentence processing points in the same direction: </w:t>
      </w:r>
      <w:proofErr w:type="spellStart"/>
      <w:r>
        <w:t>comprehenders</w:t>
      </w:r>
      <w:proofErr w:type="spellEnd"/>
      <w:r>
        <w:t xml:space="preserve">’ expectations about events depend on the combination of a verb with its arguments, not on the verb alone (Bicknell et al., 2010; McRae &amp; </w:t>
      </w:r>
      <w:proofErr w:type="spellStart"/>
      <w:r>
        <w:t>Matsuki</w:t>
      </w:r>
      <w:proofErr w:type="spellEnd"/>
      <w:r>
        <w:t>, 2009).</w:t>
      </w:r>
    </w:p>
    <w:p w14:paraId="11E88FC0" w14:textId="77777777" w:rsidR="007175F2" w:rsidRDefault="007F7B2C">
      <w:pPr>
        <w:pStyle w:val="BodyText"/>
      </w:pPr>
      <w:commentRangeStart w:id="40"/>
      <w:r>
        <w:t xml:space="preserve">We therefore propose </w:t>
      </w:r>
      <w:commentRangeEnd w:id="40"/>
      <w:r w:rsidR="00A906A4">
        <w:rPr>
          <w:rStyle w:val="CommentReference"/>
        </w:rPr>
        <w:commentReference w:id="40"/>
      </w:r>
      <w:r>
        <w:t>that result strength can be characterized at the level of V1–object–</w:t>
      </w:r>
      <w:commentRangeStart w:id="41"/>
      <w:r>
        <w:t>result</w:t>
      </w:r>
      <w:commentRangeEnd w:id="41"/>
      <w:r w:rsidR="00A906A4">
        <w:rPr>
          <w:rStyle w:val="CommentReference"/>
        </w:rPr>
        <w:commentReference w:id="41"/>
      </w:r>
      <w:r>
        <w:t xml:space="preserve"> relations, and operationalize it as </w:t>
      </w:r>
      <w:commentRangeStart w:id="42"/>
      <w:r>
        <w:rPr>
          <w:i/>
          <w:iCs/>
        </w:rPr>
        <w:t>result association</w:t>
      </w:r>
      <w:commentRangeEnd w:id="42"/>
      <w:r w:rsidR="00A906A4">
        <w:rPr>
          <w:rStyle w:val="CommentReference"/>
        </w:rPr>
        <w:commentReference w:id="42"/>
      </w:r>
      <w:r>
        <w:t xml:space="preserve">. The second example shows that this association can be evaluated from two directions, which we measure separately with adult ratings: </w:t>
      </w:r>
      <w:r>
        <w:rPr>
          <w:i/>
          <w:iCs/>
        </w:rPr>
        <w:t>result likelihood</w:t>
      </w:r>
      <w:r>
        <w:t xml:space="preserve">, how likely the target result is to follow the V1–object action, and </w:t>
      </w:r>
      <w:r>
        <w:rPr>
          <w:i/>
          <w:iCs/>
        </w:rPr>
        <w:t>action typicality</w:t>
      </w:r>
      <w:r>
        <w:t xml:space="preserve">, how typical the action is as a means of achieving that result. The next section develops the relation between them. The present design tests a necessary consequence of this proposal rather than the proposal as a whole. Because each V1 appears with a single object and result, the data cannot show that the same V1 differs in strength across results, as in the </w:t>
      </w:r>
      <w:proofErr w:type="spellStart"/>
      <w:r>
        <w:rPr>
          <w:i/>
          <w:iCs/>
        </w:rPr>
        <w:t>tī</w:t>
      </w:r>
      <w:proofErr w:type="spellEnd"/>
      <w:r>
        <w:t xml:space="preserve"> example. They can show whether, with object and result held constant, graded differences in result association predict acceptance of V1 descriptions of zero-result events. Adults’ judgments test whether mature interpretation tracks this association. Children’s judgments test whether the same association already shapes V1 interpretation at ages 4–5, and whether children’s stricter judgments relative to adults are graded by it.</w:t>
      </w:r>
    </w:p>
    <w:p w14:paraId="21DF7A64" w14:textId="77777777" w:rsidR="007175F2" w:rsidRDefault="007F7B2C">
      <w:pPr>
        <w:pStyle w:val="Heading2"/>
      </w:pPr>
      <w:bookmarkStart w:id="43" w:name="two-directions-of-result-association"/>
      <w:bookmarkEnd w:id="32"/>
      <w:bookmarkEnd w:id="37"/>
      <w:commentRangeStart w:id="44"/>
      <w:r>
        <w:lastRenderedPageBreak/>
        <w:t>1.2 Two Directions of Result Association</w:t>
      </w:r>
      <w:commentRangeEnd w:id="44"/>
      <w:r w:rsidR="00A906A4">
        <w:rPr>
          <w:rStyle w:val="CommentReference"/>
          <w:b w:val="0"/>
          <w:bCs w:val="0"/>
        </w:rPr>
        <w:commentReference w:id="44"/>
      </w:r>
    </w:p>
    <w:p w14:paraId="1567064D" w14:textId="77777777" w:rsidR="007175F2" w:rsidRDefault="007F7B2C">
      <w:pPr>
        <w:pStyle w:val="FirstParagraph"/>
      </w:pPr>
      <w:r>
        <w:t>Result likelihood and action typicality evaluate the same action–result relation from opposite ends. Likelihood starts from the action: once the V1–object action has been performed, how likely is the target result to follow? Typicality starts from the result: given the target result, how typical is the action as a means of achieving it? The study treats likelihood as its primary measure and typicality as a secondary one.</w:t>
      </w:r>
    </w:p>
    <w:p w14:paraId="2C6985C0" w14:textId="77777777" w:rsidR="007175F2" w:rsidRDefault="007F7B2C">
      <w:pPr>
        <w:pStyle w:val="BodyText"/>
      </w:pPr>
      <w:r>
        <w:t xml:space="preserve">Likelihood is primary because it is the quantity that existing accounts of </w:t>
      </w:r>
      <w:proofErr w:type="spellStart"/>
      <w:r>
        <w:t>monomorphemic</w:t>
      </w:r>
      <w:proofErr w:type="spellEnd"/>
      <w:r>
        <w:t xml:space="preserve"> verbs presuppose. On these accounts, a verb can imply a result without asserting it (Kou &amp; </w:t>
      </w:r>
      <w:proofErr w:type="spellStart"/>
      <w:r>
        <w:t>Hohenstein</w:t>
      </w:r>
      <w:proofErr w:type="spellEnd"/>
      <w:r>
        <w:t>, 2022), and the strength of the implication varies across verbs (Chen, 2018) and with context (J. Liu et al., 2026), but what determines that strength is not specified. A natural candidate is the likelihood that the result follows the action: the more likely the result, the stronger the inference that it occurred.</w:t>
      </w:r>
    </w:p>
    <w:p w14:paraId="673CDF0E" w14:textId="77777777" w:rsidR="007175F2" w:rsidRDefault="007F7B2C">
      <w:pPr>
        <w:pStyle w:val="BodyText"/>
      </w:pPr>
      <w:r>
        <w:t>Typicality is related to likelihood but not reducible to it. Actions are understood as directed toward results: an expression can describe an action aimed at a result while leaving its attainment open (</w:t>
      </w:r>
      <w:proofErr w:type="spellStart"/>
      <w:r>
        <w:t>Talmy</w:t>
      </w:r>
      <w:proofErr w:type="spellEnd"/>
      <w:r>
        <w:t xml:space="preserve">, 1991, 2000; Kou &amp; </w:t>
      </w:r>
      <w:proofErr w:type="spellStart"/>
      <w:r>
        <w:t>Hohenstein</w:t>
      </w:r>
      <w:proofErr w:type="spellEnd"/>
      <w:r>
        <w:t>, 2024), and from infancy actions are interpreted as means to goals (</w:t>
      </w:r>
      <w:proofErr w:type="spellStart"/>
      <w:r>
        <w:t>Gergely</w:t>
      </w:r>
      <w:proofErr w:type="spellEnd"/>
      <w:r>
        <w:t xml:space="preserve"> &amp; </w:t>
      </w:r>
      <w:proofErr w:type="spellStart"/>
      <w:r>
        <w:t>Csibra</w:t>
      </w:r>
      <w:proofErr w:type="spellEnd"/>
      <w:r>
        <w:t>, 2003). The actions that achieve a given result, such as the ways of waking someone, therefore form a goal-derived category whose members differ in typicality (</w:t>
      </w:r>
      <w:proofErr w:type="spellStart"/>
      <w:r>
        <w:t>Barsalou</w:t>
      </w:r>
      <w:proofErr w:type="spellEnd"/>
      <w:r>
        <w:t>, 1985). Typicality is expected to feed into perceived likelihood, because people judge how likely an outcome is partly by how representative a situation is of the pattern that usually produces it (</w:t>
      </w:r>
      <w:proofErr w:type="spellStart"/>
      <w:r>
        <w:t>Tversky</w:t>
      </w:r>
      <w:proofErr w:type="spellEnd"/>
      <w:r>
        <w:t xml:space="preserve"> &amp; </w:t>
      </w:r>
      <w:proofErr w:type="spellStart"/>
      <w:r>
        <w:t>Kahneman</w:t>
      </w:r>
      <w:proofErr w:type="spellEnd"/>
      <w:r>
        <w:t>, 1974). Typicality also reflects frequency and convention, however, and the items that best serve a goal are not necessarily judged the most typical (</w:t>
      </w:r>
      <w:proofErr w:type="spellStart"/>
      <w:r>
        <w:t>Barsalou</w:t>
      </w:r>
      <w:proofErr w:type="spellEnd"/>
      <w:r>
        <w:t>, 1985; Kim &amp; Murphy, 2011). Calling is the typical way to wake someone, for example, whereas pinching is less typical but may be judged more likely to work.</w:t>
      </w:r>
    </w:p>
    <w:p w14:paraId="254600CB" w14:textId="77777777" w:rsidR="007175F2" w:rsidRDefault="007F7B2C">
      <w:pPr>
        <w:pStyle w:val="BodyText"/>
      </w:pPr>
      <w:r>
        <w:lastRenderedPageBreak/>
        <w:t xml:space="preserve">This relation determines the role of typicality in the study. Because the two dimensions usually go together, an association between likelihood and children’s judgments could instead reflect typicality: a child might reject a V1 description because the event is an atypical instance of the action, rather than because the child expects the result (see the next section). Typicality is therefore measured to test whether the likelihood association holds when typicality is taken into account. Whether typicality also affects interpretation in its own right requires materials in which the two dimensions diverge, and the present materials contain only one such pair. The proposal that typicality feeds into likelihood is a theoretical assumption; ratings of the same expressions cannot establish its direction. Neither rating is a lexical property or a test of lexical entailment; both are adult reference measures of the selected V1–object–result relations, grounded in knowledge of common events (McRae &amp; </w:t>
      </w:r>
      <w:proofErr w:type="spellStart"/>
      <w:r>
        <w:t>Matsuki</w:t>
      </w:r>
      <w:proofErr w:type="spellEnd"/>
      <w:r>
        <w:t>, 2009).</w:t>
      </w:r>
    </w:p>
    <w:p w14:paraId="09992405" w14:textId="77777777" w:rsidR="007175F2" w:rsidRDefault="007F7B2C">
      <w:pPr>
        <w:pStyle w:val="Heading2"/>
      </w:pPr>
      <w:bookmarkStart w:id="45" w:name="childrens-comprehension-of-rvcs-and-v1s"/>
      <w:bookmarkEnd w:id="43"/>
      <w:r>
        <w:t>1.3 Children’s Comprehension of RVCs and V1s</w:t>
      </w:r>
    </w:p>
    <w:p w14:paraId="5307971A" w14:textId="77777777" w:rsidR="007175F2" w:rsidRDefault="007F7B2C">
      <w:pPr>
        <w:pStyle w:val="FirstParagraph"/>
      </w:pPr>
      <w:r>
        <w:t xml:space="preserve">Children need to learn that an RVC describes an action that brings about the result expressed by V2, and when the corresponding V1 can describe the action even if that result is absent. Comprehension studies examine this by showing events with or without the result and asking children to judge perfective descriptions containing an RVC or its V1. Mandarin-speaking children associate resultative predicates with completed events from around age three (Li &amp; </w:t>
      </w:r>
      <w:proofErr w:type="spellStart"/>
      <w:r>
        <w:t>Bowerman</w:t>
      </w:r>
      <w:proofErr w:type="spellEnd"/>
      <w:r>
        <w:t>, 1998).</w:t>
      </w:r>
    </w:p>
    <w:p w14:paraId="653C9EA1" w14:textId="77777777" w:rsidR="007175F2" w:rsidRDefault="007F7B2C">
      <w:pPr>
        <w:pStyle w:val="BodyText"/>
      </w:pPr>
      <w:r>
        <w:t>Chen (2017) examined children aged 2;6 to 6;1 and found that the transparency of RVCs facilitated learning their state-change meanings. Younger children do not always require the result, however: J. Liu et al. (2026) found that three-year-olds sometimes accepted RVC sentences for videos showing the action without the result, whereas five-year-olds largely rejected them.</w:t>
      </w:r>
    </w:p>
    <w:p w14:paraId="619E6CB0" w14:textId="77777777" w:rsidR="007175F2" w:rsidRDefault="007F7B2C">
      <w:pPr>
        <w:pStyle w:val="BodyText"/>
      </w:pPr>
      <w:r>
        <w:lastRenderedPageBreak/>
        <w:t xml:space="preserve">Findings for V1s show variation across verbs and conditions. Children accepted sentences with </w:t>
      </w:r>
      <w:proofErr w:type="spellStart"/>
      <w:r>
        <w:rPr>
          <w:i/>
          <w:iCs/>
        </w:rPr>
        <w:t>guān</w:t>
      </w:r>
      <w:proofErr w:type="spellEnd"/>
      <w:r>
        <w:t xml:space="preserve"> “close” and </w:t>
      </w:r>
      <w:proofErr w:type="spellStart"/>
      <w:r>
        <w:rPr>
          <w:i/>
          <w:iCs/>
        </w:rPr>
        <w:t>zhāi</w:t>
      </w:r>
      <w:proofErr w:type="spellEnd"/>
      <w:r>
        <w:t xml:space="preserve"> “pick” less often than sentences with several other V1s when the action occurred without the result (Chen, 2017; see the discussion in J. Liu et al., 2026), a pattern attributed to the strength of result inferences (Chen, 2017) or to activity–accomplishment differences (Chen, 2018). J. Liu et al. (2026) found that five-year-olds rejected </w:t>
      </w:r>
      <w:proofErr w:type="spellStart"/>
      <w:r>
        <w:t>monomorphemic</w:t>
      </w:r>
      <w:proofErr w:type="spellEnd"/>
      <w:r>
        <w:t xml:space="preserve"> causative sentences more often than adults when the result was absent, with higher acceptance when </w:t>
      </w:r>
      <w:proofErr w:type="spellStart"/>
      <w:r>
        <w:rPr>
          <w:i/>
          <w:iCs/>
        </w:rPr>
        <w:t>hǎojǐcì</w:t>
      </w:r>
      <w:proofErr w:type="spellEnd"/>
      <w:r>
        <w:t xml:space="preserve"> “several times” was present. Both explanations of verb differences are stated at the level of the verb; neither has been tested against a measure of the specific action–result relation depicted.</w:t>
      </w:r>
    </w:p>
    <w:p w14:paraId="15BC92DA" w14:textId="77777777" w:rsidR="007175F2" w:rsidRDefault="007F7B2C">
      <w:pPr>
        <w:pStyle w:val="BodyText"/>
      </w:pPr>
      <w:r>
        <w:t xml:space="preserve">A child who rejects a V1 description that adults accept need not represent the result as entailed by V1. Two further explanations are available, and a binary judgment cannot distinguish them. The child may have difficulty setting aside an inference that the result occurred. Alternatively, the child may treat the V1 description as true but inadequate: when an event shows a failed attempt, the result becomes the question under discussion, and a description that leaves it unaddressed may be rejected as </w:t>
      </w:r>
      <w:proofErr w:type="spellStart"/>
      <w:r>
        <w:t>underinformative</w:t>
      </w:r>
      <w:proofErr w:type="spellEnd"/>
      <w:r>
        <w:t xml:space="preserve"> (</w:t>
      </w:r>
      <w:proofErr w:type="spellStart"/>
      <w:r>
        <w:t>Katsos</w:t>
      </w:r>
      <w:proofErr w:type="spellEnd"/>
      <w:r>
        <w:t xml:space="preserve"> &amp; Bishop, 2011; </w:t>
      </w:r>
      <w:proofErr w:type="spellStart"/>
      <w:r>
        <w:t>Papafragou</w:t>
      </w:r>
      <w:proofErr w:type="spellEnd"/>
      <w:r>
        <w:t xml:space="preserve"> &amp; </w:t>
      </w:r>
      <w:proofErr w:type="spellStart"/>
      <w:r>
        <w:t>Musolino</w:t>
      </w:r>
      <w:proofErr w:type="spellEnd"/>
      <w:r>
        <w:t xml:space="preserve">, 2003; </w:t>
      </w:r>
      <w:proofErr w:type="spellStart"/>
      <w:r>
        <w:t>Skordos</w:t>
      </w:r>
      <w:proofErr w:type="spellEnd"/>
      <w:r>
        <w:t xml:space="preserve"> &amp; </w:t>
      </w:r>
      <w:proofErr w:type="spellStart"/>
      <w:r>
        <w:t>Papafragou</w:t>
      </w:r>
      <w:proofErr w:type="spellEnd"/>
      <w:r>
        <w:t>, 2016). Both explanations predict more rejection when the result is more strongly associated with the action. The present study tests this shared prediction; it cannot adjudicate between the two explanations directly, although age differences in the likelihood association provide indirect evidence (see Predictions).</w:t>
      </w:r>
    </w:p>
    <w:p w14:paraId="7E5A72C8" w14:textId="77777777" w:rsidR="007175F2" w:rsidRDefault="007F7B2C">
      <w:pPr>
        <w:pStyle w:val="BodyText"/>
      </w:pPr>
      <w:r>
        <w:t xml:space="preserve">Within the proposed account, both explanations predict that expressions with higher likelihood ratings should receive lower acceptance in zero-result events: a more likely result yields a stronger inference that it occurred and makes a description that omits it less adequate. Typicality offers an alternative account of the same pattern. Children accept a verb more readily </w:t>
      </w:r>
      <w:r>
        <w:lastRenderedPageBreak/>
        <w:t>for typical than for atypical instances of the action it names (Ma et al., 2021). If children’s representation of an action in this context includes the familiar sequence in which it brings about the result, then an action that fails to produce its usual result is an atypical instance, and the V1 description may be rejected for that reason. Ma et al.’s finding concerns how typical an action is as an instance of a verb rather than as a means to a result, so this extension is tested rather than assumed. Including both ratings allows the study to ask whether the likelihood association holds when typicality is taken into account.</w:t>
      </w:r>
    </w:p>
    <w:p w14:paraId="6EF26EB2" w14:textId="77777777" w:rsidR="007175F2" w:rsidRDefault="007F7B2C">
      <w:pPr>
        <w:pStyle w:val="Heading2"/>
      </w:pPr>
      <w:bookmarkStart w:id="46" w:name="childrens-production-of-rvcs-and-v1s"/>
      <w:bookmarkEnd w:id="45"/>
      <w:r>
        <w:t>1.4 Children’s Production of RVCs and V1s</w:t>
      </w:r>
    </w:p>
    <w:p w14:paraId="658D8F3C" w14:textId="77777777" w:rsidR="00B374E8" w:rsidRPr="00B374E8" w:rsidRDefault="00B374E8" w:rsidP="00B374E8">
      <w:bookmarkStart w:id="47" w:name="the-present-study"/>
      <w:bookmarkEnd w:id="46"/>
      <w:r w:rsidRPr="00B374E8">
        <w:t xml:space="preserve">Being able to form an RVC provides a resource for describing events, but does not determine which information a speaker will express. Children produce RVCs productively from early on (Chen, 2008; Deng, 2019), produce infixed forms that indicate knowledge of their internal structure (Hsu et al., 2019; X. Liu &amp; Ji, 2023), and also produce combinations adults judge unusual (Chen, 2008). At the same time, young children tend to favor </w:t>
      </w:r>
      <w:proofErr w:type="spellStart"/>
      <w:r w:rsidRPr="00B374E8">
        <w:t>monomorphemic</w:t>
      </w:r>
      <w:proofErr w:type="spellEnd"/>
      <w:r w:rsidRPr="00B374E8">
        <w:t xml:space="preserve"> verbs over compounds in their own descriptions (Chen, 2008; Deng, 2019), so lower RVC use need not mean that a result goes unexpressed. These findings establish that the components are available, but production research has largely asked whether and when children form RVCs. It has not compared descriptions of matched events in which the same action does or does not attain its result, which is the comparison needed to see how result realization shapes what children say.</w:t>
      </w:r>
    </w:p>
    <w:p w14:paraId="02BCD248" w14:textId="77777777" w:rsidR="00D64AB7" w:rsidRPr="00D64AB7" w:rsidRDefault="00D64AB7" w:rsidP="00D64AB7">
      <w:r w:rsidRPr="00D64AB7">
        <w:t xml:space="preserve">Production complements comprehension. Whereas comprehension shows how children evaluate descriptions supplied to them, production shows which information they choose to express when no description is supplied, and result realization is what makes this choice informative. When the result occurs, a speaker may describe it with an RVC, mention only the </w:t>
      </w:r>
      <w:r w:rsidRPr="00D64AB7">
        <w:lastRenderedPageBreak/>
        <w:t xml:space="preserve">action or only the result, or express action and result in separate predicates. When it does not, a speaker may describe only the action or mention the result in order to deny it, as in </w:t>
      </w:r>
      <w:proofErr w:type="spellStart"/>
      <w:r w:rsidRPr="00D64AB7">
        <w:t>méi</w:t>
      </w:r>
      <w:proofErr w:type="spellEnd"/>
      <w:r w:rsidRPr="00D64AB7">
        <w:t xml:space="preserve"> </w:t>
      </w:r>
      <w:proofErr w:type="spellStart"/>
      <w:r w:rsidRPr="00D64AB7">
        <w:t>bāo-kāi</w:t>
      </w:r>
      <w:proofErr w:type="spellEnd"/>
      <w:r w:rsidRPr="00D64AB7">
        <w:t xml:space="preserve"> “did not peel open,” which itself contains an RVC. RVC use and mention of the result therefore do not coincide: a child may use fewer RVCs because the result is left unmentioned or because it is mentioned in another form. Distinguishing these possibilities addresses RQ3, which asks how result realization relates to the forms children select and to whether they mention the result. Responses that affirm an absent result are also recorded, since a child who infers that a likely result has occurred may describe a zero-result event as if the result had been attained.</w:t>
      </w:r>
    </w:p>
    <w:p w14:paraId="20DBD3B3" w14:textId="77777777" w:rsidR="007175F2" w:rsidRPr="001D000B" w:rsidRDefault="007F7B2C" w:rsidP="001D000B">
      <w:pPr>
        <w:pStyle w:val="Heading1"/>
      </w:pPr>
      <w:r w:rsidRPr="001D000B">
        <w:t>2. The Present Study</w:t>
      </w:r>
    </w:p>
    <w:p w14:paraId="2C552EB5" w14:textId="77777777" w:rsidR="001C7319" w:rsidRPr="001C7319" w:rsidRDefault="001C7319" w:rsidP="001C7319">
      <w:r w:rsidRPr="001C7319">
        <w:t>The study comprises a comprehension experiment and an elicited-production experiment with independent samples of 4-year-olds, 5-year-olds, and adults. Both use the same 40 videos: ten pairs of actions, each pair sharing an object and a target result, with each action filmed in a full-result and a zero-result version. A full-result event attains the V2 outcome; in a zero-result event, the action is performed as an attempt that leaves the object perceptibly unchanged.</w:t>
      </w:r>
    </w:p>
    <w:p w14:paraId="5AED9478" w14:textId="77777777" w:rsidR="001C7319" w:rsidRDefault="001C7319" w:rsidP="001C7319">
      <w:pPr>
        <w:pStyle w:val="FirstParagraph"/>
      </w:pPr>
      <w:r>
        <w:t>Experiment 1 addresses the first two research questions:</w:t>
      </w:r>
    </w:p>
    <w:p w14:paraId="67659AB4" w14:textId="77777777" w:rsidR="001C7319" w:rsidRDefault="001C7319" w:rsidP="001C7319">
      <w:pPr>
        <w:pStyle w:val="FirstParagraph"/>
      </w:pPr>
      <w:commentRangeStart w:id="48"/>
      <w:r w:rsidRPr="001C7319">
        <w:rPr>
          <w:b/>
          <w:bCs/>
        </w:rPr>
        <w:t>RQ1.</w:t>
      </w:r>
      <w:r>
        <w:t xml:space="preserve"> Does result realization affect the acceptance of RVC and V1 descriptions differently, and does this contrast differ across age groups?</w:t>
      </w:r>
    </w:p>
    <w:p w14:paraId="3FECE6CC" w14:textId="77777777" w:rsidR="007175F2" w:rsidRDefault="001C7319" w:rsidP="001C7319">
      <w:pPr>
        <w:pStyle w:val="FirstParagraph"/>
      </w:pPr>
      <w:r w:rsidRPr="001C7319">
        <w:rPr>
          <w:b/>
          <w:bCs/>
        </w:rPr>
        <w:t xml:space="preserve">RQ2. </w:t>
      </w:r>
      <w:r w:rsidR="00EC07F2" w:rsidRPr="00EC07F2">
        <w:t>For V1–object expressions that share an object and a target result, does acceptance of V1 descriptions of zero-result events vary with adult-rated result likelihood, and does this association hold when action typicality is taken into account? Does the association differ between children and adults?</w:t>
      </w:r>
      <w:commentRangeEnd w:id="48"/>
      <w:r w:rsidR="00F00DC6">
        <w:rPr>
          <w:rStyle w:val="CommentReference"/>
        </w:rPr>
        <w:commentReference w:id="48"/>
      </w:r>
    </w:p>
    <w:p w14:paraId="7E5F002A" w14:textId="77777777" w:rsidR="001C7319" w:rsidRPr="001C7319" w:rsidRDefault="001C7319" w:rsidP="001C7319">
      <w:r w:rsidRPr="001C7319">
        <w:t>Experiment 2 addresses the third:</w:t>
      </w:r>
    </w:p>
    <w:p w14:paraId="1D964638" w14:textId="77777777" w:rsidR="00AD77C4" w:rsidRPr="00AD77C4" w:rsidRDefault="00AD77C4" w:rsidP="00AD77C4">
      <w:r w:rsidRPr="00AD77C4">
        <w:rPr>
          <w:b/>
          <w:bCs/>
        </w:rPr>
        <w:lastRenderedPageBreak/>
        <w:t xml:space="preserve">RQ3. </w:t>
      </w:r>
      <w:r w:rsidR="001D000B" w:rsidRPr="001D000B">
        <w:t>In their own descriptions, how does result realization relate to the forms speakers select and to the action and result information they explicitly express, and do children and adults differ in this relation?</w:t>
      </w:r>
    </w:p>
    <w:p w14:paraId="291088AB" w14:textId="77777777" w:rsidR="00AD77C4" w:rsidRPr="00AD77C4" w:rsidRDefault="00AD77C4" w:rsidP="00AD77C4">
      <w:bookmarkStart w:id="49" w:name="materials-and-adult-ratings"/>
      <w:bookmarkEnd w:id="1"/>
      <w:bookmarkEnd w:id="47"/>
      <w:r w:rsidRPr="00AD77C4">
        <w:t>The adult ratings are used as predictors only in Experiment 1, where each description names a specific V1–object expression. In Experiment 2, no description is supplied and speakers choose their own verbs, so the ratings enter only an exploratory analysis as properties of the intended action. The two experiments permit complementary conclusions at the group level but do not establish a within-person relation between comprehension and production.</w:t>
      </w:r>
    </w:p>
    <w:p w14:paraId="7A57D60B" w14:textId="77777777" w:rsidR="00564D4D" w:rsidRPr="00564D4D" w:rsidRDefault="00564D4D" w:rsidP="001D000B">
      <w:pPr>
        <w:pStyle w:val="Heading1"/>
      </w:pPr>
      <w:bookmarkStart w:id="50" w:name="materials"/>
      <w:r w:rsidRPr="00564D4D">
        <w:t>3. Matched Action Pairs and Measures of Result Association</w:t>
      </w:r>
    </w:p>
    <w:p w14:paraId="16BB609B" w14:textId="77777777" w:rsidR="007175F2" w:rsidRDefault="007F7B2C">
      <w:pPr>
        <w:pStyle w:val="Heading2"/>
      </w:pPr>
      <w:r>
        <w:t>3.1 Matched Pairs and Videos</w:t>
      </w:r>
    </w:p>
    <w:p w14:paraId="2D75D07C" w14:textId="77777777" w:rsidR="007175F2" w:rsidRDefault="007F7B2C">
      <w:pPr>
        <w:pStyle w:val="FirstParagraph"/>
      </w:pPr>
      <w:r>
        <w:t xml:space="preserve">Each pair was constructed so that one expression was expected to be more strongly associated with the shared result than the other. Each pair holds the object and target result constant while varying the action (Table 1). The 20 expressions thus </w:t>
      </w:r>
      <w:commentRangeStart w:id="51"/>
      <w:r>
        <w:t>form two sets of ten: the expected stronger-association expressions and their expected weaker-association partners</w:t>
      </w:r>
      <w:commentRangeEnd w:id="51"/>
      <w:r w:rsidR="00F00DC6">
        <w:rPr>
          <w:rStyle w:val="CommentReference"/>
        </w:rPr>
        <w:commentReference w:id="51"/>
      </w:r>
      <w:r>
        <w:t>. Each V1 is considered alongside its corresponding RVC.</w:t>
      </w:r>
    </w:p>
    <w:p w14:paraId="1BCBE50A" w14:textId="77777777" w:rsidR="007175F2" w:rsidRDefault="007F7B2C">
      <w:pPr>
        <w:pStyle w:val="NoIndent"/>
        <w:keepNext/>
      </w:pPr>
      <w:r>
        <w:rPr>
          <w:b/>
          <w:bCs/>
        </w:rPr>
        <w:lastRenderedPageBreak/>
        <w:t>Table 1</w:t>
      </w:r>
    </w:p>
    <w:p w14:paraId="781E68C0" w14:textId="77777777" w:rsidR="007175F2" w:rsidRDefault="007F7B2C">
      <w:pPr>
        <w:pStyle w:val="NoIndent"/>
        <w:keepNext/>
      </w:pPr>
      <w:r>
        <w:rPr>
          <w:i/>
          <w:iCs/>
        </w:rPr>
        <w:t>Matched Pairs</w:t>
      </w:r>
    </w:p>
    <w:tbl>
      <w:tblPr>
        <w:tblW w:w="9360" w:type="dxa"/>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720"/>
        <w:gridCol w:w="1180"/>
        <w:gridCol w:w="1600"/>
        <w:gridCol w:w="2930"/>
        <w:gridCol w:w="2930"/>
      </w:tblGrid>
      <w:tr w:rsidR="007175F2" w14:paraId="39B4188F" w14:textId="77777777">
        <w:trPr>
          <w:tblHeader/>
        </w:trPr>
        <w:tc>
          <w:tcPr>
            <w:tcW w:w="720" w:type="dxa"/>
            <w:tcBorders>
              <w:bottom w:val="single" w:sz="4" w:space="0" w:color="000000"/>
            </w:tcBorders>
          </w:tcPr>
          <w:p w14:paraId="41A58FD3" w14:textId="77777777" w:rsidR="007175F2" w:rsidRDefault="007F7B2C">
            <w:pPr>
              <w:pStyle w:val="Compact"/>
              <w:keepNext/>
            </w:pPr>
            <w:r>
              <w:t>Pair</w:t>
            </w:r>
          </w:p>
        </w:tc>
        <w:tc>
          <w:tcPr>
            <w:tcW w:w="1180" w:type="dxa"/>
            <w:tcBorders>
              <w:bottom w:val="single" w:sz="4" w:space="0" w:color="000000"/>
            </w:tcBorders>
          </w:tcPr>
          <w:p w14:paraId="078B7815" w14:textId="77777777" w:rsidR="007175F2" w:rsidRDefault="007F7B2C">
            <w:pPr>
              <w:pStyle w:val="Compact"/>
              <w:keepNext/>
            </w:pPr>
            <w:r>
              <w:t>Object</w:t>
            </w:r>
          </w:p>
        </w:tc>
        <w:tc>
          <w:tcPr>
            <w:tcW w:w="1600" w:type="dxa"/>
            <w:tcBorders>
              <w:bottom w:val="single" w:sz="4" w:space="0" w:color="000000"/>
            </w:tcBorders>
          </w:tcPr>
          <w:p w14:paraId="0C8A7CB9" w14:textId="77777777" w:rsidR="007175F2" w:rsidRDefault="007F7B2C">
            <w:pPr>
              <w:pStyle w:val="Compact"/>
              <w:keepNext/>
            </w:pPr>
            <w:r>
              <w:t>Target result (V2)</w:t>
            </w:r>
          </w:p>
        </w:tc>
        <w:tc>
          <w:tcPr>
            <w:tcW w:w="2930" w:type="dxa"/>
            <w:tcBorders>
              <w:bottom w:val="single" w:sz="4" w:space="0" w:color="000000"/>
            </w:tcBorders>
          </w:tcPr>
          <w:p w14:paraId="37DF7670" w14:textId="77777777" w:rsidR="007175F2" w:rsidRDefault="007F7B2C">
            <w:pPr>
              <w:pStyle w:val="Compact"/>
              <w:keepNext/>
            </w:pPr>
            <w:r>
              <w:t>Expected stronger association: V1 / RVC</w:t>
            </w:r>
          </w:p>
        </w:tc>
        <w:tc>
          <w:tcPr>
            <w:tcW w:w="2930" w:type="dxa"/>
            <w:tcBorders>
              <w:bottom w:val="single" w:sz="4" w:space="0" w:color="000000"/>
            </w:tcBorders>
          </w:tcPr>
          <w:p w14:paraId="12CF6721" w14:textId="77777777" w:rsidR="007175F2" w:rsidRDefault="007F7B2C">
            <w:pPr>
              <w:pStyle w:val="Compact"/>
              <w:keepNext/>
            </w:pPr>
            <w:r>
              <w:t>Expected weaker association: V1 / RVC</w:t>
            </w:r>
          </w:p>
        </w:tc>
      </w:tr>
      <w:tr w:rsidR="007175F2" w14:paraId="6A5D64B2" w14:textId="77777777">
        <w:tc>
          <w:tcPr>
            <w:tcW w:w="720" w:type="dxa"/>
          </w:tcPr>
          <w:p w14:paraId="4D1EE8EF" w14:textId="77777777" w:rsidR="007175F2" w:rsidRDefault="007F7B2C">
            <w:pPr>
              <w:pStyle w:val="Compact"/>
              <w:keepNext/>
            </w:pPr>
            <w:r>
              <w:t>1</w:t>
            </w:r>
          </w:p>
        </w:tc>
        <w:tc>
          <w:tcPr>
            <w:tcW w:w="1180" w:type="dxa"/>
          </w:tcPr>
          <w:p w14:paraId="35DB0180" w14:textId="77777777" w:rsidR="007175F2" w:rsidRDefault="007F7B2C">
            <w:pPr>
              <w:pStyle w:val="Compact"/>
              <w:keepNext/>
            </w:pPr>
            <w:r>
              <w:t>lychee</w:t>
            </w:r>
          </w:p>
        </w:tc>
        <w:tc>
          <w:tcPr>
            <w:tcW w:w="1600" w:type="dxa"/>
          </w:tcPr>
          <w:p w14:paraId="2DD55BD3" w14:textId="77777777" w:rsidR="007175F2" w:rsidRDefault="007F7B2C">
            <w:pPr>
              <w:pStyle w:val="Compact"/>
              <w:keepNext/>
            </w:pPr>
            <w:proofErr w:type="spellStart"/>
            <w:r>
              <w:rPr>
                <w:i/>
                <w:iCs/>
              </w:rPr>
              <w:t>kāi</w:t>
            </w:r>
            <w:proofErr w:type="spellEnd"/>
            <w:r>
              <w:t xml:space="preserve"> “open”</w:t>
            </w:r>
          </w:p>
        </w:tc>
        <w:tc>
          <w:tcPr>
            <w:tcW w:w="2930" w:type="dxa"/>
          </w:tcPr>
          <w:p w14:paraId="6D307CB3" w14:textId="77777777" w:rsidR="007175F2" w:rsidRDefault="007F7B2C">
            <w:pPr>
              <w:pStyle w:val="Compact"/>
              <w:keepNext/>
            </w:pPr>
            <w:proofErr w:type="spellStart"/>
            <w:r>
              <w:rPr>
                <w:i/>
                <w:iCs/>
              </w:rPr>
              <w:t>bāo</w:t>
            </w:r>
            <w:proofErr w:type="spellEnd"/>
            <w:r>
              <w:t xml:space="preserve"> “peel” / </w:t>
            </w:r>
            <w:proofErr w:type="spellStart"/>
            <w:r>
              <w:rPr>
                <w:i/>
                <w:iCs/>
              </w:rPr>
              <w:t>bāo-kāi</w:t>
            </w:r>
            <w:proofErr w:type="spellEnd"/>
            <w:r>
              <w:t xml:space="preserve"> (93.4, 6.65)</w:t>
            </w:r>
          </w:p>
        </w:tc>
        <w:tc>
          <w:tcPr>
            <w:tcW w:w="2930" w:type="dxa"/>
          </w:tcPr>
          <w:p w14:paraId="782CD111" w14:textId="77777777" w:rsidR="007175F2" w:rsidRDefault="007F7B2C">
            <w:pPr>
              <w:pStyle w:val="Compact"/>
              <w:keepNext/>
            </w:pPr>
            <w:proofErr w:type="spellStart"/>
            <w:r>
              <w:rPr>
                <w:i/>
                <w:iCs/>
              </w:rPr>
              <w:t>niē</w:t>
            </w:r>
            <w:proofErr w:type="spellEnd"/>
            <w:r>
              <w:t xml:space="preserve"> “squeeze” / </w:t>
            </w:r>
            <w:proofErr w:type="spellStart"/>
            <w:r>
              <w:rPr>
                <w:i/>
                <w:iCs/>
              </w:rPr>
              <w:t>niē-kāi</w:t>
            </w:r>
            <w:proofErr w:type="spellEnd"/>
            <w:r>
              <w:t xml:space="preserve"> (64.5, 3.40)</w:t>
            </w:r>
          </w:p>
        </w:tc>
      </w:tr>
      <w:tr w:rsidR="007175F2" w14:paraId="614534E2" w14:textId="77777777">
        <w:tc>
          <w:tcPr>
            <w:tcW w:w="720" w:type="dxa"/>
          </w:tcPr>
          <w:p w14:paraId="1BECF3AE" w14:textId="77777777" w:rsidR="007175F2" w:rsidRDefault="007F7B2C">
            <w:pPr>
              <w:pStyle w:val="Compact"/>
              <w:keepNext/>
            </w:pPr>
            <w:r>
              <w:t>2</w:t>
            </w:r>
          </w:p>
        </w:tc>
        <w:tc>
          <w:tcPr>
            <w:tcW w:w="1180" w:type="dxa"/>
          </w:tcPr>
          <w:p w14:paraId="6C4D2D14" w14:textId="77777777" w:rsidR="007175F2" w:rsidRDefault="007F7B2C">
            <w:pPr>
              <w:pStyle w:val="Compact"/>
              <w:keepNext/>
            </w:pPr>
            <w:r>
              <w:t>stool</w:t>
            </w:r>
          </w:p>
        </w:tc>
        <w:tc>
          <w:tcPr>
            <w:tcW w:w="1600" w:type="dxa"/>
          </w:tcPr>
          <w:p w14:paraId="67C7546B" w14:textId="77777777" w:rsidR="007175F2" w:rsidRDefault="007F7B2C">
            <w:pPr>
              <w:pStyle w:val="Compact"/>
              <w:keepNext/>
            </w:pPr>
            <w:proofErr w:type="spellStart"/>
            <w:r>
              <w:rPr>
                <w:i/>
                <w:iCs/>
              </w:rPr>
              <w:t>fān</w:t>
            </w:r>
            <w:proofErr w:type="spellEnd"/>
            <w:r>
              <w:t xml:space="preserve"> “upside down”</w:t>
            </w:r>
          </w:p>
        </w:tc>
        <w:tc>
          <w:tcPr>
            <w:tcW w:w="2930" w:type="dxa"/>
          </w:tcPr>
          <w:p w14:paraId="64FE8C52" w14:textId="77777777" w:rsidR="007175F2" w:rsidRDefault="007F7B2C">
            <w:pPr>
              <w:pStyle w:val="Compact"/>
              <w:keepNext/>
            </w:pPr>
            <w:proofErr w:type="spellStart"/>
            <w:r>
              <w:rPr>
                <w:i/>
                <w:iCs/>
              </w:rPr>
              <w:t>xiān</w:t>
            </w:r>
            <w:proofErr w:type="spellEnd"/>
            <w:r>
              <w:t xml:space="preserve"> “flip” / </w:t>
            </w:r>
            <w:proofErr w:type="spellStart"/>
            <w:r>
              <w:rPr>
                <w:i/>
                <w:iCs/>
              </w:rPr>
              <w:t>xiān-fān</w:t>
            </w:r>
            <w:proofErr w:type="spellEnd"/>
            <w:r>
              <w:t xml:space="preserve"> (83.6, 6.40)</w:t>
            </w:r>
          </w:p>
        </w:tc>
        <w:tc>
          <w:tcPr>
            <w:tcW w:w="2930" w:type="dxa"/>
          </w:tcPr>
          <w:p w14:paraId="145A24DF" w14:textId="77777777" w:rsidR="007175F2" w:rsidRDefault="007F7B2C">
            <w:pPr>
              <w:pStyle w:val="Compact"/>
              <w:keepNext/>
            </w:pPr>
            <w:proofErr w:type="spellStart"/>
            <w:r>
              <w:rPr>
                <w:i/>
                <w:iCs/>
              </w:rPr>
              <w:t>pāi</w:t>
            </w:r>
            <w:proofErr w:type="spellEnd"/>
            <w:r>
              <w:t xml:space="preserve"> “slap” / </w:t>
            </w:r>
            <w:proofErr w:type="spellStart"/>
            <w:r>
              <w:rPr>
                <w:i/>
                <w:iCs/>
              </w:rPr>
              <w:t>pāi-fān</w:t>
            </w:r>
            <w:proofErr w:type="spellEnd"/>
            <w:r>
              <w:t xml:space="preserve"> (15.7, 1.80)</w:t>
            </w:r>
          </w:p>
        </w:tc>
      </w:tr>
      <w:tr w:rsidR="007175F2" w14:paraId="1E238B8C" w14:textId="77777777">
        <w:tc>
          <w:tcPr>
            <w:tcW w:w="720" w:type="dxa"/>
          </w:tcPr>
          <w:p w14:paraId="370AB2F2" w14:textId="77777777" w:rsidR="007175F2" w:rsidRDefault="007F7B2C">
            <w:pPr>
              <w:pStyle w:val="Compact"/>
              <w:keepNext/>
            </w:pPr>
            <w:r>
              <w:t>3</w:t>
            </w:r>
          </w:p>
        </w:tc>
        <w:tc>
          <w:tcPr>
            <w:tcW w:w="1180" w:type="dxa"/>
          </w:tcPr>
          <w:p w14:paraId="307FB685" w14:textId="77777777" w:rsidR="007175F2" w:rsidRDefault="007F7B2C">
            <w:pPr>
              <w:pStyle w:val="Compact"/>
              <w:keepNext/>
            </w:pPr>
            <w:r>
              <w:t>index finger</w:t>
            </w:r>
          </w:p>
        </w:tc>
        <w:tc>
          <w:tcPr>
            <w:tcW w:w="1600" w:type="dxa"/>
          </w:tcPr>
          <w:p w14:paraId="2E89E688" w14:textId="77777777" w:rsidR="007175F2" w:rsidRDefault="007F7B2C">
            <w:pPr>
              <w:pStyle w:val="Compact"/>
              <w:keepNext/>
            </w:pPr>
            <w:proofErr w:type="spellStart"/>
            <w:r>
              <w:rPr>
                <w:i/>
                <w:iCs/>
              </w:rPr>
              <w:t>wān</w:t>
            </w:r>
            <w:proofErr w:type="spellEnd"/>
            <w:r>
              <w:t xml:space="preserve"> “bent”</w:t>
            </w:r>
          </w:p>
        </w:tc>
        <w:tc>
          <w:tcPr>
            <w:tcW w:w="2930" w:type="dxa"/>
          </w:tcPr>
          <w:p w14:paraId="7B5DBD8E" w14:textId="77777777" w:rsidR="007175F2" w:rsidRDefault="007F7B2C">
            <w:pPr>
              <w:pStyle w:val="Compact"/>
              <w:keepNext/>
            </w:pPr>
            <w:proofErr w:type="spellStart"/>
            <w:r>
              <w:rPr>
                <w:i/>
                <w:iCs/>
              </w:rPr>
              <w:t>bāi</w:t>
            </w:r>
            <w:proofErr w:type="spellEnd"/>
            <w:r>
              <w:t xml:space="preserve"> “twist” / </w:t>
            </w:r>
            <w:proofErr w:type="spellStart"/>
            <w:r>
              <w:rPr>
                <w:i/>
                <w:iCs/>
              </w:rPr>
              <w:t>bāi-wān</w:t>
            </w:r>
            <w:proofErr w:type="spellEnd"/>
            <w:r>
              <w:t xml:space="preserve"> (63.2, 5.95)</w:t>
            </w:r>
          </w:p>
        </w:tc>
        <w:tc>
          <w:tcPr>
            <w:tcW w:w="2930" w:type="dxa"/>
          </w:tcPr>
          <w:p w14:paraId="563DDBBB" w14:textId="77777777" w:rsidR="007175F2" w:rsidRDefault="007F7B2C">
            <w:pPr>
              <w:pStyle w:val="Compact"/>
              <w:keepNext/>
            </w:pPr>
            <w:proofErr w:type="spellStart"/>
            <w:r>
              <w:rPr>
                <w:i/>
                <w:iCs/>
              </w:rPr>
              <w:t>àn</w:t>
            </w:r>
            <w:proofErr w:type="spellEnd"/>
            <w:r>
              <w:t xml:space="preserve"> “press” / </w:t>
            </w:r>
            <w:proofErr w:type="spellStart"/>
            <w:r>
              <w:rPr>
                <w:i/>
                <w:iCs/>
              </w:rPr>
              <w:t>àn-wān</w:t>
            </w:r>
            <w:proofErr w:type="spellEnd"/>
            <w:r>
              <w:t xml:space="preserve"> (27.7, 3.05)</w:t>
            </w:r>
          </w:p>
        </w:tc>
      </w:tr>
      <w:tr w:rsidR="007175F2" w14:paraId="5B47F4E4" w14:textId="77777777">
        <w:tc>
          <w:tcPr>
            <w:tcW w:w="720" w:type="dxa"/>
          </w:tcPr>
          <w:p w14:paraId="54AD41F1" w14:textId="77777777" w:rsidR="007175F2" w:rsidRDefault="007F7B2C">
            <w:pPr>
              <w:pStyle w:val="Compact"/>
              <w:keepNext/>
            </w:pPr>
            <w:r>
              <w:t>4</w:t>
            </w:r>
          </w:p>
        </w:tc>
        <w:tc>
          <w:tcPr>
            <w:tcW w:w="1180" w:type="dxa"/>
          </w:tcPr>
          <w:p w14:paraId="15C78A5A" w14:textId="77777777" w:rsidR="007175F2" w:rsidRDefault="007F7B2C">
            <w:pPr>
              <w:pStyle w:val="Compact"/>
              <w:keepNext/>
            </w:pPr>
            <w:r>
              <w:t>toilet paper</w:t>
            </w:r>
          </w:p>
        </w:tc>
        <w:tc>
          <w:tcPr>
            <w:tcW w:w="1600" w:type="dxa"/>
          </w:tcPr>
          <w:p w14:paraId="23136355" w14:textId="77777777" w:rsidR="007175F2" w:rsidRDefault="007F7B2C">
            <w:pPr>
              <w:pStyle w:val="Compact"/>
              <w:keepNext/>
            </w:pPr>
            <w:proofErr w:type="spellStart"/>
            <w:r>
              <w:rPr>
                <w:i/>
                <w:iCs/>
              </w:rPr>
              <w:t>pò</w:t>
            </w:r>
            <w:proofErr w:type="spellEnd"/>
            <w:r>
              <w:t xml:space="preserve"> “ripped”</w:t>
            </w:r>
          </w:p>
        </w:tc>
        <w:tc>
          <w:tcPr>
            <w:tcW w:w="2930" w:type="dxa"/>
          </w:tcPr>
          <w:p w14:paraId="39D6760B" w14:textId="77777777" w:rsidR="007175F2" w:rsidRDefault="007F7B2C">
            <w:pPr>
              <w:pStyle w:val="Compact"/>
              <w:keepNext/>
            </w:pPr>
            <w:proofErr w:type="spellStart"/>
            <w:r>
              <w:rPr>
                <w:i/>
                <w:iCs/>
              </w:rPr>
              <w:t>sī</w:t>
            </w:r>
            <w:proofErr w:type="spellEnd"/>
            <w:r>
              <w:t xml:space="preserve"> “tear” / </w:t>
            </w:r>
            <w:proofErr w:type="spellStart"/>
            <w:r>
              <w:rPr>
                <w:i/>
                <w:iCs/>
              </w:rPr>
              <w:t>sī-pò</w:t>
            </w:r>
            <w:proofErr w:type="spellEnd"/>
            <w:r>
              <w:t xml:space="preserve"> (86.7, 6.50)</w:t>
            </w:r>
          </w:p>
        </w:tc>
        <w:tc>
          <w:tcPr>
            <w:tcW w:w="2930" w:type="dxa"/>
          </w:tcPr>
          <w:p w14:paraId="737B4661" w14:textId="77777777" w:rsidR="007175F2" w:rsidRDefault="007F7B2C">
            <w:pPr>
              <w:pStyle w:val="Compact"/>
              <w:keepNext/>
            </w:pPr>
            <w:proofErr w:type="spellStart"/>
            <w:r>
              <w:rPr>
                <w:i/>
                <w:iCs/>
              </w:rPr>
              <w:t>zhuài</w:t>
            </w:r>
            <w:proofErr w:type="spellEnd"/>
            <w:r>
              <w:t xml:space="preserve"> “pull” / </w:t>
            </w:r>
            <w:proofErr w:type="spellStart"/>
            <w:r>
              <w:rPr>
                <w:i/>
                <w:iCs/>
              </w:rPr>
              <w:t>zhuài-pò</w:t>
            </w:r>
            <w:proofErr w:type="spellEnd"/>
            <w:r>
              <w:t xml:space="preserve"> (50.4, 3.00)</w:t>
            </w:r>
          </w:p>
        </w:tc>
      </w:tr>
      <w:tr w:rsidR="007175F2" w14:paraId="183FC003" w14:textId="77777777">
        <w:tc>
          <w:tcPr>
            <w:tcW w:w="720" w:type="dxa"/>
          </w:tcPr>
          <w:p w14:paraId="728AC031" w14:textId="77777777" w:rsidR="007175F2" w:rsidRDefault="007F7B2C">
            <w:pPr>
              <w:pStyle w:val="Compact"/>
              <w:keepNext/>
            </w:pPr>
            <w:r>
              <w:t>5</w:t>
            </w:r>
          </w:p>
        </w:tc>
        <w:tc>
          <w:tcPr>
            <w:tcW w:w="1180" w:type="dxa"/>
          </w:tcPr>
          <w:p w14:paraId="4FFC112F" w14:textId="77777777" w:rsidR="007175F2" w:rsidRDefault="007F7B2C">
            <w:pPr>
              <w:pStyle w:val="Compact"/>
              <w:keepNext/>
            </w:pPr>
            <w:r>
              <w:t>candle</w:t>
            </w:r>
          </w:p>
        </w:tc>
        <w:tc>
          <w:tcPr>
            <w:tcW w:w="1600" w:type="dxa"/>
          </w:tcPr>
          <w:p w14:paraId="142C1BCF" w14:textId="77777777" w:rsidR="007175F2" w:rsidRDefault="007F7B2C">
            <w:pPr>
              <w:pStyle w:val="Compact"/>
              <w:keepNext/>
            </w:pPr>
            <w:proofErr w:type="spellStart"/>
            <w:r>
              <w:rPr>
                <w:i/>
                <w:iCs/>
              </w:rPr>
              <w:t>miè</w:t>
            </w:r>
            <w:proofErr w:type="spellEnd"/>
            <w:r>
              <w:t xml:space="preserve"> “extinguished”</w:t>
            </w:r>
          </w:p>
        </w:tc>
        <w:tc>
          <w:tcPr>
            <w:tcW w:w="2930" w:type="dxa"/>
          </w:tcPr>
          <w:p w14:paraId="7B337E9B" w14:textId="77777777" w:rsidR="007175F2" w:rsidRDefault="007F7B2C">
            <w:pPr>
              <w:pStyle w:val="Compact"/>
              <w:keepNext/>
            </w:pPr>
            <w:proofErr w:type="spellStart"/>
            <w:r>
              <w:rPr>
                <w:i/>
                <w:iCs/>
              </w:rPr>
              <w:t>chuī</w:t>
            </w:r>
            <w:proofErr w:type="spellEnd"/>
            <w:r>
              <w:t xml:space="preserve"> “blow” / </w:t>
            </w:r>
            <w:proofErr w:type="spellStart"/>
            <w:r>
              <w:rPr>
                <w:i/>
                <w:iCs/>
              </w:rPr>
              <w:t>chuī-miè</w:t>
            </w:r>
            <w:proofErr w:type="spellEnd"/>
            <w:r>
              <w:t xml:space="preserve"> (76.3, 6.65)</w:t>
            </w:r>
          </w:p>
        </w:tc>
        <w:tc>
          <w:tcPr>
            <w:tcW w:w="2930" w:type="dxa"/>
          </w:tcPr>
          <w:p w14:paraId="018CF92C" w14:textId="77777777" w:rsidR="007175F2" w:rsidRDefault="007F7B2C">
            <w:pPr>
              <w:pStyle w:val="Compact"/>
              <w:keepNext/>
            </w:pPr>
            <w:proofErr w:type="spellStart"/>
            <w:r>
              <w:rPr>
                <w:i/>
                <w:iCs/>
              </w:rPr>
              <w:t>huī</w:t>
            </w:r>
            <w:proofErr w:type="spellEnd"/>
            <w:r>
              <w:t xml:space="preserve"> “wave” / </w:t>
            </w:r>
            <w:proofErr w:type="spellStart"/>
            <w:r>
              <w:rPr>
                <w:i/>
                <w:iCs/>
              </w:rPr>
              <w:t>huī-miè</w:t>
            </w:r>
            <w:proofErr w:type="spellEnd"/>
            <w:r>
              <w:t xml:space="preserve"> (40.5, 2.70)</w:t>
            </w:r>
          </w:p>
        </w:tc>
      </w:tr>
      <w:tr w:rsidR="007175F2" w14:paraId="34557E16" w14:textId="77777777">
        <w:tc>
          <w:tcPr>
            <w:tcW w:w="720" w:type="dxa"/>
          </w:tcPr>
          <w:p w14:paraId="60B60151" w14:textId="77777777" w:rsidR="007175F2" w:rsidRDefault="007F7B2C">
            <w:pPr>
              <w:pStyle w:val="Compact"/>
              <w:keepNext/>
            </w:pPr>
            <w:r>
              <w:t>6</w:t>
            </w:r>
          </w:p>
        </w:tc>
        <w:tc>
          <w:tcPr>
            <w:tcW w:w="1180" w:type="dxa"/>
          </w:tcPr>
          <w:p w14:paraId="415D57AE" w14:textId="77777777" w:rsidR="007175F2" w:rsidRDefault="007F7B2C">
            <w:pPr>
              <w:pStyle w:val="Compact"/>
              <w:keepNext/>
            </w:pPr>
            <w:r>
              <w:t>bottle</w:t>
            </w:r>
          </w:p>
        </w:tc>
        <w:tc>
          <w:tcPr>
            <w:tcW w:w="1600" w:type="dxa"/>
          </w:tcPr>
          <w:p w14:paraId="34F988E0" w14:textId="77777777" w:rsidR="007175F2" w:rsidRPr="00D94882" w:rsidRDefault="007F7B2C">
            <w:pPr>
              <w:pStyle w:val="Compact"/>
              <w:keepNext/>
              <w:rPr>
                <w:lang w:val="de-DE"/>
              </w:rPr>
            </w:pPr>
            <w:r w:rsidRPr="00D94882">
              <w:rPr>
                <w:i/>
                <w:iCs/>
                <w:lang w:val="de-DE"/>
              </w:rPr>
              <w:t>dǎo</w:t>
            </w:r>
            <w:r w:rsidRPr="00D94882">
              <w:rPr>
                <w:lang w:val="de-DE"/>
              </w:rPr>
              <w:t xml:space="preserve"> “fallen”</w:t>
            </w:r>
          </w:p>
        </w:tc>
        <w:tc>
          <w:tcPr>
            <w:tcW w:w="2930" w:type="dxa"/>
          </w:tcPr>
          <w:p w14:paraId="6404CAF8" w14:textId="77777777" w:rsidR="007175F2" w:rsidRDefault="007F7B2C">
            <w:pPr>
              <w:pStyle w:val="Compact"/>
              <w:keepNext/>
            </w:pPr>
            <w:proofErr w:type="spellStart"/>
            <w:r>
              <w:rPr>
                <w:i/>
                <w:iCs/>
              </w:rPr>
              <w:t>tī</w:t>
            </w:r>
            <w:proofErr w:type="spellEnd"/>
            <w:r>
              <w:t xml:space="preserve"> “kick” / </w:t>
            </w:r>
            <w:proofErr w:type="spellStart"/>
            <w:r>
              <w:rPr>
                <w:i/>
                <w:iCs/>
              </w:rPr>
              <w:t>tī-dǎo</w:t>
            </w:r>
            <w:proofErr w:type="spellEnd"/>
            <w:r>
              <w:t xml:space="preserve"> (88.1, 5.75)</w:t>
            </w:r>
          </w:p>
        </w:tc>
        <w:tc>
          <w:tcPr>
            <w:tcW w:w="2930" w:type="dxa"/>
          </w:tcPr>
          <w:p w14:paraId="26EB84E1" w14:textId="77777777" w:rsidR="007175F2" w:rsidRDefault="007F7B2C">
            <w:pPr>
              <w:pStyle w:val="Compact"/>
              <w:keepNext/>
            </w:pPr>
            <w:proofErr w:type="spellStart"/>
            <w:r>
              <w:rPr>
                <w:i/>
                <w:iCs/>
              </w:rPr>
              <w:t>tuī</w:t>
            </w:r>
            <w:proofErr w:type="spellEnd"/>
            <w:r>
              <w:t xml:space="preserve"> “push” / </w:t>
            </w:r>
            <w:proofErr w:type="spellStart"/>
            <w:r>
              <w:rPr>
                <w:i/>
                <w:iCs/>
              </w:rPr>
              <w:t>tuī-dǎo</w:t>
            </w:r>
            <w:proofErr w:type="spellEnd"/>
            <w:r>
              <w:t xml:space="preserve"> (56.7, 4.45)</w:t>
            </w:r>
          </w:p>
        </w:tc>
      </w:tr>
      <w:tr w:rsidR="007175F2" w14:paraId="06812421" w14:textId="77777777">
        <w:tc>
          <w:tcPr>
            <w:tcW w:w="720" w:type="dxa"/>
          </w:tcPr>
          <w:p w14:paraId="4ED2DD5F" w14:textId="77777777" w:rsidR="007175F2" w:rsidRDefault="007F7B2C">
            <w:pPr>
              <w:pStyle w:val="Compact"/>
              <w:keepNext/>
            </w:pPr>
            <w:r>
              <w:t>7</w:t>
            </w:r>
          </w:p>
        </w:tc>
        <w:tc>
          <w:tcPr>
            <w:tcW w:w="1180" w:type="dxa"/>
          </w:tcPr>
          <w:p w14:paraId="0A835504" w14:textId="77777777" w:rsidR="007175F2" w:rsidRDefault="007F7B2C">
            <w:pPr>
              <w:pStyle w:val="Compact"/>
              <w:keepNext/>
            </w:pPr>
            <w:r>
              <w:t>person</w:t>
            </w:r>
          </w:p>
        </w:tc>
        <w:tc>
          <w:tcPr>
            <w:tcW w:w="1600" w:type="dxa"/>
          </w:tcPr>
          <w:p w14:paraId="6B612336" w14:textId="77777777" w:rsidR="007175F2" w:rsidRDefault="007F7B2C">
            <w:pPr>
              <w:pStyle w:val="Compact"/>
              <w:keepNext/>
            </w:pPr>
            <w:proofErr w:type="spellStart"/>
            <w:r>
              <w:rPr>
                <w:i/>
                <w:iCs/>
              </w:rPr>
              <w:t>xǐng</w:t>
            </w:r>
            <w:proofErr w:type="spellEnd"/>
            <w:r>
              <w:t xml:space="preserve"> “awake”</w:t>
            </w:r>
          </w:p>
        </w:tc>
        <w:tc>
          <w:tcPr>
            <w:tcW w:w="2930" w:type="dxa"/>
          </w:tcPr>
          <w:p w14:paraId="0890C7A1" w14:textId="77777777" w:rsidR="007175F2" w:rsidRDefault="007F7B2C">
            <w:pPr>
              <w:pStyle w:val="Compact"/>
              <w:keepNext/>
            </w:pPr>
            <w:proofErr w:type="spellStart"/>
            <w:r>
              <w:rPr>
                <w:i/>
                <w:iCs/>
              </w:rPr>
              <w:t>qiā</w:t>
            </w:r>
            <w:proofErr w:type="spellEnd"/>
            <w:r>
              <w:t xml:space="preserve"> “pinch” / </w:t>
            </w:r>
            <w:proofErr w:type="spellStart"/>
            <w:r>
              <w:rPr>
                <w:i/>
                <w:iCs/>
              </w:rPr>
              <w:t>qiā-xǐng</w:t>
            </w:r>
            <w:proofErr w:type="spellEnd"/>
            <w:r>
              <w:t xml:space="preserve"> (70.3, 5.05)</w:t>
            </w:r>
          </w:p>
        </w:tc>
        <w:tc>
          <w:tcPr>
            <w:tcW w:w="2930" w:type="dxa"/>
          </w:tcPr>
          <w:p w14:paraId="35472C74" w14:textId="77777777" w:rsidR="007175F2" w:rsidRDefault="007F7B2C">
            <w:pPr>
              <w:pStyle w:val="Compact"/>
              <w:keepNext/>
            </w:pPr>
            <w:proofErr w:type="spellStart"/>
            <w:r>
              <w:rPr>
                <w:i/>
                <w:iCs/>
              </w:rPr>
              <w:t>jiào</w:t>
            </w:r>
            <w:proofErr w:type="spellEnd"/>
            <w:r>
              <w:t xml:space="preserve"> “call” / </w:t>
            </w:r>
            <w:proofErr w:type="spellStart"/>
            <w:r>
              <w:rPr>
                <w:i/>
                <w:iCs/>
              </w:rPr>
              <w:t>jiào-xǐng</w:t>
            </w:r>
            <w:proofErr w:type="spellEnd"/>
            <w:r>
              <w:t xml:space="preserve"> (56.0, 6.05)</w:t>
            </w:r>
          </w:p>
        </w:tc>
      </w:tr>
      <w:tr w:rsidR="007175F2" w14:paraId="7CD986D3" w14:textId="77777777">
        <w:tc>
          <w:tcPr>
            <w:tcW w:w="720" w:type="dxa"/>
          </w:tcPr>
          <w:p w14:paraId="2353AC21" w14:textId="77777777" w:rsidR="007175F2" w:rsidRDefault="007F7B2C">
            <w:pPr>
              <w:pStyle w:val="Compact"/>
              <w:keepNext/>
            </w:pPr>
            <w:r>
              <w:t>8</w:t>
            </w:r>
          </w:p>
        </w:tc>
        <w:tc>
          <w:tcPr>
            <w:tcW w:w="1180" w:type="dxa"/>
          </w:tcPr>
          <w:p w14:paraId="5BFF32EC" w14:textId="77777777" w:rsidR="007175F2" w:rsidRDefault="007F7B2C">
            <w:pPr>
              <w:pStyle w:val="Compact"/>
              <w:keepNext/>
            </w:pPr>
            <w:r>
              <w:t>palm</w:t>
            </w:r>
          </w:p>
        </w:tc>
        <w:tc>
          <w:tcPr>
            <w:tcW w:w="1600" w:type="dxa"/>
          </w:tcPr>
          <w:p w14:paraId="685165C4" w14:textId="77777777" w:rsidR="007175F2" w:rsidRDefault="007F7B2C">
            <w:pPr>
              <w:pStyle w:val="Compact"/>
              <w:keepNext/>
            </w:pPr>
            <w:proofErr w:type="spellStart"/>
            <w:r>
              <w:rPr>
                <w:i/>
                <w:iCs/>
              </w:rPr>
              <w:t>hóng</w:t>
            </w:r>
            <w:proofErr w:type="spellEnd"/>
            <w:r>
              <w:t xml:space="preserve"> “red”</w:t>
            </w:r>
          </w:p>
        </w:tc>
        <w:tc>
          <w:tcPr>
            <w:tcW w:w="2930" w:type="dxa"/>
          </w:tcPr>
          <w:p w14:paraId="15BA0ED6" w14:textId="77777777" w:rsidR="007175F2" w:rsidRDefault="007F7B2C">
            <w:pPr>
              <w:pStyle w:val="Compact"/>
              <w:keepNext/>
            </w:pPr>
            <w:proofErr w:type="spellStart"/>
            <w:r>
              <w:rPr>
                <w:i/>
                <w:iCs/>
              </w:rPr>
              <w:t>tú</w:t>
            </w:r>
            <w:proofErr w:type="spellEnd"/>
            <w:r>
              <w:t xml:space="preserve"> “paint” / </w:t>
            </w:r>
            <w:proofErr w:type="spellStart"/>
            <w:r>
              <w:rPr>
                <w:i/>
                <w:iCs/>
              </w:rPr>
              <w:t>tú-hóng</w:t>
            </w:r>
            <w:proofErr w:type="spellEnd"/>
            <w:r>
              <w:t xml:space="preserve"> (66.3, 4.70)</w:t>
            </w:r>
          </w:p>
        </w:tc>
        <w:tc>
          <w:tcPr>
            <w:tcW w:w="2930" w:type="dxa"/>
          </w:tcPr>
          <w:p w14:paraId="1DD7DA2C" w14:textId="77777777" w:rsidR="007175F2" w:rsidRDefault="007F7B2C">
            <w:pPr>
              <w:pStyle w:val="Compact"/>
              <w:keepNext/>
            </w:pPr>
            <w:proofErr w:type="spellStart"/>
            <w:r>
              <w:rPr>
                <w:i/>
                <w:iCs/>
              </w:rPr>
              <w:t>náo</w:t>
            </w:r>
            <w:proofErr w:type="spellEnd"/>
            <w:r>
              <w:t xml:space="preserve"> “scratch” / </w:t>
            </w:r>
            <w:proofErr w:type="spellStart"/>
            <w:r>
              <w:rPr>
                <w:i/>
                <w:iCs/>
              </w:rPr>
              <w:t>náo-hóng</w:t>
            </w:r>
            <w:proofErr w:type="spellEnd"/>
            <w:r>
              <w:t xml:space="preserve"> (49.9, 4.25)</w:t>
            </w:r>
          </w:p>
        </w:tc>
      </w:tr>
      <w:tr w:rsidR="007175F2" w14:paraId="6910D371" w14:textId="77777777">
        <w:tc>
          <w:tcPr>
            <w:tcW w:w="720" w:type="dxa"/>
          </w:tcPr>
          <w:p w14:paraId="40163960" w14:textId="77777777" w:rsidR="007175F2" w:rsidRDefault="007F7B2C">
            <w:pPr>
              <w:pStyle w:val="Compact"/>
              <w:keepNext/>
            </w:pPr>
            <w:r>
              <w:t>9</w:t>
            </w:r>
          </w:p>
        </w:tc>
        <w:tc>
          <w:tcPr>
            <w:tcW w:w="1180" w:type="dxa"/>
          </w:tcPr>
          <w:p w14:paraId="2FA3E0EE" w14:textId="77777777" w:rsidR="007175F2" w:rsidRDefault="007F7B2C">
            <w:pPr>
              <w:pStyle w:val="Compact"/>
              <w:keepNext/>
            </w:pPr>
            <w:r>
              <w:t>mirror</w:t>
            </w:r>
          </w:p>
        </w:tc>
        <w:tc>
          <w:tcPr>
            <w:tcW w:w="1600" w:type="dxa"/>
          </w:tcPr>
          <w:p w14:paraId="3CF8E81F" w14:textId="77777777" w:rsidR="007175F2" w:rsidRDefault="007F7B2C">
            <w:pPr>
              <w:pStyle w:val="Compact"/>
              <w:keepNext/>
            </w:pPr>
            <w:proofErr w:type="spellStart"/>
            <w:r>
              <w:rPr>
                <w:i/>
                <w:iCs/>
              </w:rPr>
              <w:t>gānjìng</w:t>
            </w:r>
            <w:proofErr w:type="spellEnd"/>
            <w:r>
              <w:t xml:space="preserve"> “clean”</w:t>
            </w:r>
          </w:p>
        </w:tc>
        <w:tc>
          <w:tcPr>
            <w:tcW w:w="2930" w:type="dxa"/>
          </w:tcPr>
          <w:p w14:paraId="33EDC90D" w14:textId="77777777" w:rsidR="007175F2" w:rsidRDefault="007F7B2C">
            <w:pPr>
              <w:pStyle w:val="Compact"/>
              <w:keepNext/>
            </w:pPr>
            <w:proofErr w:type="spellStart"/>
            <w:r>
              <w:rPr>
                <w:i/>
                <w:iCs/>
              </w:rPr>
              <w:t>cā</w:t>
            </w:r>
            <w:proofErr w:type="spellEnd"/>
            <w:r>
              <w:t xml:space="preserve"> “wipe” / </w:t>
            </w:r>
            <w:proofErr w:type="spellStart"/>
            <w:r>
              <w:rPr>
                <w:i/>
                <w:iCs/>
              </w:rPr>
              <w:t>cā-gānjìng</w:t>
            </w:r>
            <w:proofErr w:type="spellEnd"/>
            <w:r>
              <w:t xml:space="preserve"> (77.2, 6.65)</w:t>
            </w:r>
          </w:p>
        </w:tc>
        <w:tc>
          <w:tcPr>
            <w:tcW w:w="2930" w:type="dxa"/>
          </w:tcPr>
          <w:p w14:paraId="4446BEC1" w14:textId="77777777" w:rsidR="007175F2" w:rsidRDefault="007F7B2C">
            <w:pPr>
              <w:pStyle w:val="Compact"/>
              <w:keepNext/>
            </w:pPr>
            <w:proofErr w:type="spellStart"/>
            <w:r>
              <w:rPr>
                <w:i/>
                <w:iCs/>
              </w:rPr>
              <w:t>chōng</w:t>
            </w:r>
            <w:proofErr w:type="spellEnd"/>
            <w:r>
              <w:t xml:space="preserve"> “rinse” / </w:t>
            </w:r>
            <w:proofErr w:type="spellStart"/>
            <w:r>
              <w:rPr>
                <w:i/>
                <w:iCs/>
              </w:rPr>
              <w:t>chōng-gānjìng</w:t>
            </w:r>
            <w:proofErr w:type="spellEnd"/>
            <w:r>
              <w:t xml:space="preserve"> (43.2, 2.95)</w:t>
            </w:r>
          </w:p>
        </w:tc>
      </w:tr>
      <w:tr w:rsidR="007175F2" w14:paraId="0E0C4286" w14:textId="77777777">
        <w:tc>
          <w:tcPr>
            <w:tcW w:w="720" w:type="dxa"/>
          </w:tcPr>
          <w:p w14:paraId="458C9461" w14:textId="77777777" w:rsidR="007175F2" w:rsidRDefault="007F7B2C">
            <w:pPr>
              <w:pStyle w:val="Compact"/>
              <w:keepNext/>
            </w:pPr>
            <w:r>
              <w:t>10</w:t>
            </w:r>
          </w:p>
        </w:tc>
        <w:tc>
          <w:tcPr>
            <w:tcW w:w="1180" w:type="dxa"/>
          </w:tcPr>
          <w:p w14:paraId="3D253085" w14:textId="77777777" w:rsidR="007175F2" w:rsidRDefault="007F7B2C">
            <w:pPr>
              <w:pStyle w:val="Compact"/>
              <w:keepNext/>
            </w:pPr>
            <w:r>
              <w:t>walnut</w:t>
            </w:r>
          </w:p>
        </w:tc>
        <w:tc>
          <w:tcPr>
            <w:tcW w:w="1600" w:type="dxa"/>
          </w:tcPr>
          <w:p w14:paraId="56C32BA4" w14:textId="77777777" w:rsidR="007175F2" w:rsidRDefault="007F7B2C">
            <w:pPr>
              <w:pStyle w:val="Compact"/>
              <w:keepNext/>
            </w:pPr>
            <w:proofErr w:type="spellStart"/>
            <w:r>
              <w:rPr>
                <w:i/>
                <w:iCs/>
              </w:rPr>
              <w:t>suì</w:t>
            </w:r>
            <w:proofErr w:type="spellEnd"/>
            <w:r>
              <w:t xml:space="preserve"> “crushed”</w:t>
            </w:r>
          </w:p>
        </w:tc>
        <w:tc>
          <w:tcPr>
            <w:tcW w:w="2930" w:type="dxa"/>
          </w:tcPr>
          <w:p w14:paraId="186E1DCE" w14:textId="77777777" w:rsidR="007175F2" w:rsidRDefault="007F7B2C">
            <w:pPr>
              <w:pStyle w:val="Compact"/>
              <w:keepNext/>
            </w:pPr>
            <w:proofErr w:type="spellStart"/>
            <w:r>
              <w:rPr>
                <w:i/>
                <w:iCs/>
              </w:rPr>
              <w:t>jiā</w:t>
            </w:r>
            <w:proofErr w:type="spellEnd"/>
            <w:r>
              <w:t xml:space="preserve"> “clamp” / </w:t>
            </w:r>
            <w:proofErr w:type="spellStart"/>
            <w:r>
              <w:rPr>
                <w:i/>
                <w:iCs/>
              </w:rPr>
              <w:t>jiā-suì</w:t>
            </w:r>
            <w:proofErr w:type="spellEnd"/>
            <w:r>
              <w:t xml:space="preserve"> (72.3, 6.20)</w:t>
            </w:r>
          </w:p>
        </w:tc>
        <w:tc>
          <w:tcPr>
            <w:tcW w:w="2930" w:type="dxa"/>
          </w:tcPr>
          <w:p w14:paraId="537A188A" w14:textId="77777777" w:rsidR="007175F2" w:rsidRDefault="007F7B2C">
            <w:pPr>
              <w:pStyle w:val="Compact"/>
              <w:keepNext/>
            </w:pPr>
            <w:proofErr w:type="spellStart"/>
            <w:r>
              <w:rPr>
                <w:i/>
                <w:iCs/>
              </w:rPr>
              <w:t>chuí</w:t>
            </w:r>
            <w:proofErr w:type="spellEnd"/>
            <w:r>
              <w:t xml:space="preserve"> “hammer” / </w:t>
            </w:r>
            <w:proofErr w:type="spellStart"/>
            <w:r>
              <w:rPr>
                <w:i/>
                <w:iCs/>
              </w:rPr>
              <w:t>chuí-suì</w:t>
            </w:r>
            <w:proofErr w:type="spellEnd"/>
            <w:r>
              <w:t xml:space="preserve"> (42.2, 4.35)</w:t>
            </w:r>
          </w:p>
        </w:tc>
      </w:tr>
    </w:tbl>
    <w:p w14:paraId="0760C0BC" w14:textId="77777777" w:rsidR="007175F2" w:rsidRDefault="007F7B2C">
      <w:pPr>
        <w:pStyle w:val="NoIndent"/>
      </w:pPr>
      <w:r>
        <w:rPr>
          <w:i/>
          <w:iCs/>
        </w:rPr>
        <w:t>Note.</w:t>
      </w:r>
      <w:r>
        <w:t xml:space="preserve"> Values in parentheses are mean likelihood (0–100) and typicality (1–7) ratings; each expression was rated by 20 adults.</w:t>
      </w:r>
    </w:p>
    <w:p w14:paraId="25CEACAA" w14:textId="77777777" w:rsidR="007175F2" w:rsidRDefault="007F7B2C">
      <w:pPr>
        <w:pStyle w:val="BodyText"/>
      </w:pPr>
      <w:r>
        <w:t xml:space="preserve">Each of the 20 actions was filmed in a full-result and a zero-result version (40 critical videos; 5.0–25.0 s, </w:t>
      </w:r>
      <w:r>
        <w:rPr>
          <w:i/>
          <w:iCs/>
        </w:rPr>
        <w:t>M</w:t>
      </w:r>
      <w:r>
        <w:t xml:space="preserve"> = 11.4 s). Each video began and ended with the actor still for one second. Zero-result versions differed from full-result versions only in outcome. Eight filler videos showed intransitive actions (e.g., squatting, shaking one’s head).</w:t>
      </w:r>
    </w:p>
    <w:p w14:paraId="04C2AA5D" w14:textId="77777777" w:rsidR="007175F2" w:rsidRDefault="007F7B2C">
      <w:pPr>
        <w:pStyle w:val="Heading2"/>
      </w:pPr>
      <w:bookmarkStart w:id="53" w:name="verbvideo-correspondence"/>
      <w:bookmarkEnd w:id="50"/>
      <w:r>
        <w:lastRenderedPageBreak/>
        <w:t>3.2 Verb–Video Correspondence</w:t>
      </w:r>
    </w:p>
    <w:p w14:paraId="3B0E5288" w14:textId="77777777" w:rsidR="007175F2" w:rsidRDefault="007F7B2C">
      <w:pPr>
        <w:pStyle w:val="FirstParagraph"/>
      </w:pPr>
      <w:r>
        <w:t>Because each expression is paired with its own video, differences between expressions are also differences between videos. A norming study with 16 adults assessed whether the videos elicited the intended V1s. Participants described zero-result videos truncated by their final 30%, so that descriptions focused on the action rather than the outcome. The intended V1 appeared in 62% of first descriptions and 72% of all descriptions; for the remaining cases, the intended verb was rated as natural (</w:t>
      </w:r>
      <w:r>
        <w:rPr>
          <w:i/>
          <w:iCs/>
        </w:rPr>
        <w:t>M</w:t>
      </w:r>
      <w:r>
        <w:t xml:space="preserve"> = 4.32 on a 1–5 scale, </w:t>
      </w:r>
      <w:r>
        <w:rPr>
          <w:i/>
          <w:iCs/>
        </w:rPr>
        <w:t>SD</w:t>
      </w:r>
      <w:r>
        <w:t xml:space="preserve"> = 0.79). These item-level indices, together with adults’ use of the intended V1 in Experiment 2, provide a measure of verb–video correspondence that is used as a covariate in sensitivity analyses (Experiment 1).</w:t>
      </w:r>
    </w:p>
    <w:p w14:paraId="2F80ED58" w14:textId="77777777" w:rsidR="007175F2" w:rsidRDefault="007F7B2C">
      <w:pPr>
        <w:pStyle w:val="Heading2"/>
      </w:pPr>
      <w:bookmarkStart w:id="54" w:name="X2ad9d25e24b6a44b4b9487d12206e905b73d5ef"/>
      <w:bookmarkEnd w:id="53"/>
      <w:r>
        <w:t>3.3 Adult Ratings of Result Likelihood and Action Typicality</w:t>
      </w:r>
    </w:p>
    <w:p w14:paraId="001E1CD1" w14:textId="77777777" w:rsidR="007175F2" w:rsidRDefault="007F7B2C">
      <w:pPr>
        <w:pStyle w:val="FirstParagraph"/>
      </w:pPr>
      <w:r>
        <w:t>Likelihood was rated on a scale from 0 to 100 and typicality on a scale from 1 to 7. Ratings were collected for sentences naming the V1–object expressions, not for the videos. The method will report the instructions, the labels of the scale endpoints, samples, exclusions, and aggregation.</w:t>
      </w:r>
    </w:p>
    <w:p w14:paraId="1E443B38" w14:textId="77777777" w:rsidR="007175F2" w:rsidRDefault="007F7B2C">
      <w:pPr>
        <w:pStyle w:val="BodyText"/>
      </w:pPr>
      <w:r>
        <w:t xml:space="preserve">Each expression is characterized by its mean rating on each scale. The results will report, for each rating, the distribution across expressions (range, mean, </w:t>
      </w:r>
      <w:r>
        <w:rPr>
          <w:i/>
          <w:iCs/>
        </w:rPr>
        <w:t>SD</w:t>
      </w:r>
      <w:r>
        <w:t>) and the correlation between the two ratings across expressions and within pairs. The likelihood ratings confirmed the expected contrast: in all ten pairs, the expected stronger-association expression received the higher mean rating (mean difference = 33.06 on the 0–100 scale, bootstrap 95% CI [21.74, 44.70]), although the difference was not reliable for Pair 8 (</w:t>
      </w:r>
      <w:proofErr w:type="spellStart"/>
      <w:r>
        <w:rPr>
          <w:i/>
          <w:iCs/>
        </w:rPr>
        <w:t>tú</w:t>
      </w:r>
      <w:proofErr w:type="spellEnd"/>
      <w:r>
        <w:t xml:space="preserve"> “paint” vs. </w:t>
      </w:r>
      <w:proofErr w:type="spellStart"/>
      <w:r>
        <w:rPr>
          <w:i/>
          <w:iCs/>
        </w:rPr>
        <w:t>náo</w:t>
      </w:r>
      <w:proofErr w:type="spellEnd"/>
      <w:r>
        <w:t xml:space="preserve"> “scratch”). Typicality differed in the same direction in eight pairs (mean difference = 2.45 on the 1–7 scale, 95% CI [1.25, 3.59]); the difference was reversed in Pair 7 (</w:t>
      </w:r>
      <w:proofErr w:type="spellStart"/>
      <w:r>
        <w:rPr>
          <w:i/>
          <w:iCs/>
        </w:rPr>
        <w:t>qiā</w:t>
      </w:r>
      <w:proofErr w:type="spellEnd"/>
      <w:r>
        <w:t xml:space="preserve"> “pinch” vs. </w:t>
      </w:r>
      <w:proofErr w:type="spellStart"/>
      <w:r>
        <w:rPr>
          <w:i/>
          <w:iCs/>
        </w:rPr>
        <w:t>jiào</w:t>
      </w:r>
      <w:proofErr w:type="spellEnd"/>
      <w:r>
        <w:t xml:space="preserve"> “call”) and not reliable in Pair 8. Mean differences were estimated with a mixed-effects model of each rater’s </w:t>
      </w:r>
      <w:r>
        <w:lastRenderedPageBreak/>
        <w:t xml:space="preserve">difference score for each pair, with random intercepts for raters and pairs [state how pair-level </w:t>
      </w:r>
      <w:r>
        <w:rPr>
          <w:i/>
          <w:iCs/>
        </w:rPr>
        <w:t>p</w:t>
      </w:r>
      <w:r>
        <w:t xml:space="preserve"> values were obtained]. Across pairs, likelihood differences ranged from 14.35 to 67.90 points, and the differences in the two ratings (stronger- minus weaker-association expression) were correlated, </w:t>
      </w:r>
      <w:r>
        <w:rPr>
          <w:i/>
          <w:iCs/>
        </w:rPr>
        <w:t>r</w:t>
      </w:r>
      <w:r>
        <w:t xml:space="preserve"> = .79. Because the expected stronger-association expression was rated higher in likelihood in every pair, the within-pair likelihood score separates the two sets of expressions in every pair; beyond this contrast, the rating analyses draw on variation in the size of the difference across pairs.</w:t>
      </w:r>
    </w:p>
    <w:p w14:paraId="3AA09D26" w14:textId="77777777" w:rsidR="007175F2" w:rsidRDefault="007F7B2C">
      <w:pPr>
        <w:pStyle w:val="BodyText"/>
      </w:pPr>
      <w:r>
        <w:t>A figure will plot each expression’s likelihood rating against its typicality rating, with the two members of each pair connected, so that readers can see where the ratings diverge. The two ratings agreed in direction in eight of the ten pairs. This convergence is compatible with the proposal that typicality contributes to perceived likelihood, but it may also reflect how the materials were selected, and it does not establish the order between the two dimensions. Because the same adults provided both ratings, part of the correlation may also reflect common-method variance: raters may not have fully separated the two questions, or one judgment may have influenced the other. To assess this, the correlation will also be computed across independent halves of the raters, correlating likelihood ratings from one random half with typicality ratings from the other and averaging over repeated splits, which removes covariation arising within individual raters. The two questions were presented in separate blocks, with block order counterbalanced across raters, which limits but does not remove such carryover.</w:t>
      </w:r>
    </w:p>
    <w:p w14:paraId="3EB99FCF" w14:textId="77777777" w:rsidR="007175F2" w:rsidRDefault="007F7B2C">
      <w:pPr>
        <w:pStyle w:val="Heading2"/>
      </w:pPr>
      <w:bookmarkStart w:id="55" w:name="material-eligibility"/>
      <w:bookmarkEnd w:id="54"/>
      <w:r>
        <w:t>3.4 Pair Eligibility</w:t>
      </w:r>
    </w:p>
    <w:p w14:paraId="72349C57" w14:textId="77777777" w:rsidR="007175F2" w:rsidRDefault="007F7B2C">
      <w:pPr>
        <w:pStyle w:val="FirstParagraph"/>
      </w:pPr>
      <w:r>
        <w:t xml:space="preserve">Eligibility depends on a shared object and target result, recognizable actions, clear result conditions, and appropriate descriptions. All ten pairs met these criteria, which were applied independently of the ratings and the child data, and all are retained. The likelihood ratings </w:t>
      </w:r>
      <w:r>
        <w:lastRenderedPageBreak/>
        <w:t>provide additional support for this decision, as every pair differed in the expected direction. The difference was not reliable for Pair 8, which therefore contributes little to the likelihood slope; in Pair 7, the likelihood and typicality differences have opposite signs, illustrating where the two ratings diverge. Leave-one-pair-out analyses assess whether conclusions depend on either of these pairs or on any other pair.</w:t>
      </w:r>
    </w:p>
    <w:p w14:paraId="675EB522" w14:textId="77777777" w:rsidR="007175F2" w:rsidRDefault="007F7B2C">
      <w:pPr>
        <w:pStyle w:val="Heading1"/>
      </w:pPr>
      <w:bookmarkStart w:id="56" w:name="experiment-1-comprehension"/>
      <w:bookmarkEnd w:id="49"/>
      <w:bookmarkEnd w:id="55"/>
      <w:r>
        <w:t>4. Experiment 1: Comprehension</w:t>
      </w:r>
    </w:p>
    <w:p w14:paraId="3757B930" w14:textId="77777777" w:rsidR="007175F2" w:rsidRDefault="007F7B2C">
      <w:pPr>
        <w:pStyle w:val="Heading2"/>
      </w:pPr>
      <w:bookmarkStart w:id="57" w:name="participants"/>
      <w:r>
        <w:t>4.1 Participants</w:t>
      </w:r>
    </w:p>
    <w:p w14:paraId="3B682621" w14:textId="77777777" w:rsidR="007175F2" w:rsidRDefault="007F7B2C">
      <w:pPr>
        <w:pStyle w:val="FirstParagraph"/>
      </w:pPr>
      <w:r>
        <w:t xml:space="preserve">Participants were 32 four-year-olds (14 female; age [range in </w:t>
      </w:r>
      <w:proofErr w:type="spellStart"/>
      <w:proofErr w:type="gramStart"/>
      <w:r>
        <w:t>y;m</w:t>
      </w:r>
      <w:proofErr w:type="spellEnd"/>
      <w:proofErr w:type="gramEnd"/>
      <w:r>
        <w:t xml:space="preserve">], </w:t>
      </w:r>
      <w:r>
        <w:rPr>
          <w:i/>
          <w:iCs/>
        </w:rPr>
        <w:t>M</w:t>
      </w:r>
      <w:r>
        <w:t xml:space="preserve"> = [ ]), 32 five-year-olds (15 female; age [ ], </w:t>
      </w:r>
      <w:r>
        <w:rPr>
          <w:i/>
          <w:iCs/>
        </w:rPr>
        <w:t>M</w:t>
      </w:r>
      <w:r>
        <w:t xml:space="preserve"> = [ ]), and 40 adults (18 female; 18.3–37.2 years, </w:t>
      </w:r>
      <w:r>
        <w:rPr>
          <w:i/>
          <w:iCs/>
        </w:rPr>
        <w:t>M</w:t>
      </w:r>
      <w:r>
        <w:t xml:space="preserve"> = 23.1). Children were recruited from two kindergartens in Hunan province and adults from a university in Beijing. All were native speakers of Mandarin with no reported language or intellectual impairments. Guardians and adult participants gave informed consent under a protocol approved by the university’s institutional review board. Children received a book gift and adults 10 RMB. Sample size was fixed before data collection.</w:t>
      </w:r>
    </w:p>
    <w:p w14:paraId="258B829A" w14:textId="77777777" w:rsidR="007175F2" w:rsidRDefault="007F7B2C">
      <w:pPr>
        <w:pStyle w:val="Heading2"/>
      </w:pPr>
      <w:bookmarkStart w:id="58" w:name="design-and-procedure"/>
      <w:bookmarkEnd w:id="57"/>
      <w:r>
        <w:t>4.2 Design and Procedure</w:t>
      </w:r>
    </w:p>
    <w:p w14:paraId="741E13C7" w14:textId="77777777" w:rsidR="007175F2" w:rsidRDefault="007F7B2C">
      <w:pPr>
        <w:pStyle w:val="FirstParagraph"/>
      </w:pPr>
      <w:r>
        <w:t>Eight lists crossed four event lists with two question forms (RVC or V1). Each event list contained one expression from every pair, all drawn from one set (either all expected stronger-association or all expected weaker-association expressions), with five full-result and five zero-result videos, counterbalanced so that each video appeared in its full version in one list and its zero version in the other. Each list also contained eight fillers (one practice, seven test) with matched or mismatched questions to balance “yes” and “no” answers.</w:t>
      </w:r>
    </w:p>
    <w:p w14:paraId="40E99E39" w14:textId="77777777" w:rsidR="007175F2" w:rsidRDefault="007F7B2C">
      <w:pPr>
        <w:pStyle w:val="BodyText"/>
      </w:pPr>
      <w:r>
        <w:t xml:space="preserve">Form and expression set were therefore between participants, and Result was within participants. With about four children (five adults) per list, each expression set in the V1 </w:t>
      </w:r>
      <w:r>
        <w:lastRenderedPageBreak/>
        <w:t>condition was judged by 8 children per age group, and each V1 in a given result condition by about 4 children per age group. The within-pair rating contrasts are thus estimated largely between participants, and item-level estimates are imprecise.</w:t>
      </w:r>
    </w:p>
    <w:p w14:paraId="5D67BDF5" w14:textId="77777777" w:rsidR="007175F2" w:rsidRDefault="007F7B2C">
      <w:pPr>
        <w:pStyle w:val="BodyText"/>
      </w:pPr>
      <w:r>
        <w:t xml:space="preserve">Test items were perfective yes–no questions with bare nouns, such as </w:t>
      </w:r>
      <w:proofErr w:type="spellStart"/>
      <w:r>
        <w:rPr>
          <w:i/>
          <w:iCs/>
        </w:rPr>
        <w:t>Tā</w:t>
      </w:r>
      <w:proofErr w:type="spellEnd"/>
      <w:r>
        <w:rPr>
          <w:i/>
          <w:iCs/>
        </w:rPr>
        <w:t xml:space="preserve"> </w:t>
      </w:r>
      <w:proofErr w:type="spellStart"/>
      <w:r>
        <w:rPr>
          <w:i/>
          <w:iCs/>
        </w:rPr>
        <w:t>bāo</w:t>
      </w:r>
      <w:proofErr w:type="spellEnd"/>
      <w:r>
        <w:rPr>
          <w:i/>
          <w:iCs/>
        </w:rPr>
        <w:t xml:space="preserve">-le </w:t>
      </w:r>
      <w:proofErr w:type="spellStart"/>
      <w:r>
        <w:rPr>
          <w:i/>
          <w:iCs/>
        </w:rPr>
        <w:t>lìzhī</w:t>
      </w:r>
      <w:proofErr w:type="spellEnd"/>
      <w:r>
        <w:rPr>
          <w:i/>
          <w:iCs/>
        </w:rPr>
        <w:t xml:space="preserve"> ma?</w:t>
      </w:r>
      <w:r>
        <w:t xml:space="preserve"> “Did she peel (the) lychee?” and </w:t>
      </w:r>
      <w:proofErr w:type="spellStart"/>
      <w:r>
        <w:rPr>
          <w:i/>
          <w:iCs/>
        </w:rPr>
        <w:t>Tā</w:t>
      </w:r>
      <w:proofErr w:type="spellEnd"/>
      <w:r>
        <w:rPr>
          <w:i/>
          <w:iCs/>
        </w:rPr>
        <w:t xml:space="preserve"> </w:t>
      </w:r>
      <w:proofErr w:type="spellStart"/>
      <w:r>
        <w:rPr>
          <w:i/>
          <w:iCs/>
        </w:rPr>
        <w:t>bāo</w:t>
      </w:r>
      <w:proofErr w:type="spellEnd"/>
      <w:r>
        <w:rPr>
          <w:i/>
          <w:iCs/>
        </w:rPr>
        <w:t>-</w:t>
      </w:r>
      <w:proofErr w:type="spellStart"/>
      <w:r>
        <w:rPr>
          <w:i/>
          <w:iCs/>
        </w:rPr>
        <w:t>kāi</w:t>
      </w:r>
      <w:proofErr w:type="spellEnd"/>
      <w:r>
        <w:rPr>
          <w:i/>
          <w:iCs/>
        </w:rPr>
        <w:t xml:space="preserve">-le </w:t>
      </w:r>
      <w:proofErr w:type="spellStart"/>
      <w:r>
        <w:rPr>
          <w:i/>
          <w:iCs/>
        </w:rPr>
        <w:t>lìzhī</w:t>
      </w:r>
      <w:proofErr w:type="spellEnd"/>
      <w:r>
        <w:rPr>
          <w:i/>
          <w:iCs/>
        </w:rPr>
        <w:t xml:space="preserve"> ma?</w:t>
      </w:r>
      <w:r>
        <w:t xml:space="preserve"> “Did she peel (the) lychee open?” Children were tested individually in their kindergartens; an experimenter recorded verbal responses and allowed one </w:t>
      </w:r>
      <w:proofErr w:type="spellStart"/>
      <w:r>
        <w:t>rewatch</w:t>
      </w:r>
      <w:proofErr w:type="spellEnd"/>
      <w:r>
        <w:t xml:space="preserve"> if a child had not seen clearly or did not answer. Adults were tested online in Gorilla (</w:t>
      </w:r>
      <w:proofErr w:type="spellStart"/>
      <w:r>
        <w:t>Anwyl</w:t>
      </w:r>
      <w:proofErr w:type="spellEnd"/>
      <w:r>
        <w:t>-Irvine et al., 2020), received oral instructions from an experimenter, and selected their answers themselves. Acceptance was coded 1 and rejection 0. Filler accuracy was 100% for adults, 97% for 4-year-olds, and 95% for 5-year-olds. The data comprise 1,040 critical responses.</w:t>
      </w:r>
    </w:p>
    <w:p w14:paraId="6FEF4441" w14:textId="77777777" w:rsidR="007175F2" w:rsidRDefault="007F7B2C">
      <w:pPr>
        <w:pStyle w:val="Heading2"/>
      </w:pPr>
      <w:bookmarkStart w:id="59" w:name="analysis-strategy"/>
      <w:bookmarkEnd w:id="58"/>
      <w:r>
        <w:t>4.3 Analysis Strategy</w:t>
      </w:r>
    </w:p>
    <w:p w14:paraId="491A732A" w14:textId="77777777" w:rsidR="007175F2" w:rsidRDefault="007F7B2C">
      <w:pPr>
        <w:pStyle w:val="FirstParagraph"/>
      </w:pPr>
      <w:r>
        <w:t xml:space="preserve">Trial-level acceptance will be modeled with Bayesian logistic mixed-effects models in </w:t>
      </w:r>
      <w:proofErr w:type="spellStart"/>
      <w:r>
        <w:t>brms</w:t>
      </w:r>
      <w:proofErr w:type="spellEnd"/>
      <w:r>
        <w:t xml:space="preserve"> (</w:t>
      </w:r>
      <w:proofErr w:type="spellStart"/>
      <w:r>
        <w:t>Bürkner</w:t>
      </w:r>
      <w:proofErr w:type="spellEnd"/>
      <w:r>
        <w:t>, 2017), with sum-coded factors, weakly informative priors (</w:t>
      </w:r>
      <w:proofErr w:type="gramStart"/>
      <w:r>
        <w:t>Normal[</w:t>
      </w:r>
      <w:proofErr w:type="gramEnd"/>
      <w:r>
        <w:t>0, 1.5] on fixed effects, Exponential[1] on standard deviations, LKJ[2] on correlations), and convergence assessed by R-hat &lt; 1.01 and adequate effective sample sizes. This choice reflects two properties of the data: near-ceiling acceptance in full-result events and in some adult conditions produces quasi-separation, and frequentist models with the required interaction structure did not converge on these data. Results will be reported as posterior medians, 95% credible intervals, predicted acceptance probabilities, and, for directional predictions, the posterior probability of the predicted sign. Frequentist estimates will be reported as a robustness check where models converge.</w:t>
      </w:r>
    </w:p>
    <w:p w14:paraId="16C0EE59" w14:textId="77777777" w:rsidR="007175F2" w:rsidRDefault="007F7B2C">
      <w:pPr>
        <w:pStyle w:val="BodyText"/>
      </w:pPr>
      <w:r>
        <w:lastRenderedPageBreak/>
        <w:t>Because precision in designs with few stimuli is limited mainly by the number of stimuli (Westfall et al., 2014), the width of the credible intervals will be considered when interpreting the likelihood and typicality estimates; a slope whose interval includes both zero and sizable effects will be treated as inconclusive rather than as evidence of no association.</w:t>
      </w:r>
    </w:p>
    <w:p w14:paraId="028488E1" w14:textId="77777777" w:rsidR="007175F2" w:rsidRDefault="007F7B2C">
      <w:pPr>
        <w:pStyle w:val="Heading3"/>
      </w:pPr>
      <w:bookmarkStart w:id="60" w:name="form-and-result-realization"/>
      <w:r>
        <w:t>4.3.1 Form and Result Realization</w:t>
      </w:r>
    </w:p>
    <w:p w14:paraId="3183CA39" w14:textId="77777777" w:rsidR="007175F2" w:rsidRDefault="007F7B2C">
      <w:pPr>
        <w:pStyle w:val="FirstParagraph"/>
      </w:pPr>
      <w:r>
        <w:t xml:space="preserve">The construction-level model compares RVC and V1 descriptions. It includes three factors and their interactions: Form (RVC vs. V1; between participants), Result (full vs. zero; within participants), and </w:t>
      </w:r>
      <w:proofErr w:type="spellStart"/>
      <w:r>
        <w:t>AgeGroup</w:t>
      </w:r>
      <w:proofErr w:type="spellEnd"/>
      <w:r>
        <w:t xml:space="preserve"> (4-year-olds, 5-year-olds, adults). V1 trials from both expression sets are pooled in this model; differences among V1s are examined in the rating models below. The model includes random intercepts for participant, item (a V1–object expression and its RVC), and pair; a by-participant slope for Result; and by-item slopes for Form, Result, </w:t>
      </w:r>
      <w:proofErr w:type="spellStart"/>
      <w:r>
        <w:t>AgeGroup</w:t>
      </w:r>
      <w:proofErr w:type="spellEnd"/>
      <w:r>
        <w:t>, and their interactions. The focal contrasts are the full–zero difference in acceptance for RVCs and for V1s within each age group, and the difference between these two full–zero differences, which indicates whether result realization affects RVC and V1 descriptions differently.</w:t>
      </w:r>
    </w:p>
    <w:p w14:paraId="27F1C62D" w14:textId="77777777" w:rsidR="007175F2" w:rsidRDefault="007F7B2C">
      <w:pPr>
        <w:pStyle w:val="Heading3"/>
      </w:pPr>
      <w:bookmarkStart w:id="61" w:name="likelihood-and-typicality-models"/>
      <w:bookmarkEnd w:id="60"/>
      <w:r>
        <w:t>4.3.2 Likelihood and Typicality Models</w:t>
      </w:r>
    </w:p>
    <w:p w14:paraId="014C722F" w14:textId="77777777" w:rsidR="007175F2" w:rsidRDefault="007F7B2C">
      <w:pPr>
        <w:pStyle w:val="FirstParagraph"/>
      </w:pPr>
      <w:r>
        <w:t xml:space="preserve">The rating analyses use V1 trials only (52 participants, 520 trials) and retain both result conditions. Both ratings enter the models as numerical predictors rather than as categories. Following Enders and </w:t>
      </w:r>
      <w:proofErr w:type="spellStart"/>
      <w:r>
        <w:t>Tofighi</w:t>
      </w:r>
      <w:proofErr w:type="spellEnd"/>
      <w:r>
        <w:t xml:space="preserve"> (2007), each rating is centered within pairs: the predictor for each expression is its rating minus the mean rating of its pair, computed at the material level before merging with trials.</w:t>
      </w:r>
    </w:p>
    <w:p w14:paraId="6CC533A3" w14:textId="77777777" w:rsidR="007175F2" w:rsidRDefault="007F7B2C">
      <w:pPr>
        <w:pStyle w:val="BodyText"/>
      </w:pPr>
      <w:r>
        <w:t xml:space="preserve">This within-pair score is divided by the standard deviation of the raw rating across the 20 expressions, so that one unit corresponds to one standard deviation of that rating across the </w:t>
      </w:r>
      <w:r>
        <w:lastRenderedPageBreak/>
        <w:t>materials. Because the two ratings use different scales (0–100 for likelihood and 1–7 for typicality), this standardization also places them on a common metric, so that their estimates can be compared. The within-pair score estimates how acceptance changes with result likelihood while the object and target result are held constant; differences between pairs are absorbed by the pair random intercept.</w:t>
      </w:r>
    </w:p>
    <w:p w14:paraId="645AE7C1" w14:textId="77777777" w:rsidR="007175F2" w:rsidRDefault="007F7B2C">
      <w:pPr>
        <w:pStyle w:val="BodyText"/>
      </w:pPr>
      <w:r>
        <w:t xml:space="preserve">The baseline model includes Result × </w:t>
      </w:r>
      <w:proofErr w:type="spellStart"/>
      <w:r>
        <w:t>AgeGroup</w:t>
      </w:r>
      <w:proofErr w:type="spellEnd"/>
      <w:r>
        <w:t xml:space="preserve">. The likelihood model adds Result × </w:t>
      </w:r>
      <w:proofErr w:type="spellStart"/>
      <w:r>
        <w:t>AgeGroup</w:t>
      </w:r>
      <w:proofErr w:type="spellEnd"/>
      <w:r>
        <w:t xml:space="preserve"> × </w:t>
      </w:r>
      <w:proofErr w:type="spellStart"/>
      <w:r>
        <w:t>Likelihood</w:t>
      </w:r>
      <w:r>
        <w:rPr>
          <w:vertAlign w:val="subscript"/>
        </w:rPr>
        <w:t>within</w:t>
      </w:r>
      <w:proofErr w:type="spellEnd"/>
      <w:r>
        <w:t xml:space="preserve">; the typicality model adds the corresponding typicality terms; the combined model includes both without Likelihood × Typicality interactions. Random effects are those of the construction-level model estimable for V1 trials: intercepts for participant, item, and pair, a by-participant slope for Result, and by-item slopes for Result and </w:t>
      </w:r>
      <w:proofErr w:type="spellStart"/>
      <w:r>
        <w:t>AgeGroup</w:t>
      </w:r>
      <w:proofErr w:type="spellEnd"/>
      <w:r>
        <w:t>. Ratings vary only between items and take no by-item slope; under the list design, they also take no by-participant slope.</w:t>
      </w:r>
    </w:p>
    <w:p w14:paraId="0E79BFF1" w14:textId="77777777" w:rsidR="007175F2" w:rsidRDefault="007F7B2C">
      <w:pPr>
        <w:pStyle w:val="BodyText"/>
      </w:pPr>
      <w:r>
        <w:t xml:space="preserve">The focal estimates are (a) the zero-result slope of </w:t>
      </w:r>
      <w:proofErr w:type="spellStart"/>
      <w:r>
        <w:t>Likelihood</w:t>
      </w:r>
      <w:r>
        <w:rPr>
          <w:vertAlign w:val="subscript"/>
        </w:rPr>
        <w:t>within</w:t>
      </w:r>
      <w:proofErr w:type="spellEnd"/>
      <w:r>
        <w:t xml:space="preserve"> for each age group, including adults, and averaged over the two child groups, and (b) the Result × </w:t>
      </w:r>
      <w:proofErr w:type="spellStart"/>
      <w:r>
        <w:t>Likelihood</w:t>
      </w:r>
      <w:r>
        <w:rPr>
          <w:vertAlign w:val="subscript"/>
        </w:rPr>
        <w:t>within</w:t>
      </w:r>
      <w:proofErr w:type="spellEnd"/>
      <w:r>
        <w:t xml:space="preserve"> interaction, which assesses whether the association is specific to zero-result events. The typicality model estimates the association of typicality with acceptance when considered alone. The combined model addresses the main question about typicality: whether the likelihood association holds when typicality is included. It also shows whether typicality adds information beyond likelihood; such a contribution would not by itself show that typicality has an independent effect, because the likelihood rating is measured with error and the typicality rating may partly stand in for the portion of likelihood that it does not capture. PSIS-LOO comparisons (</w:t>
      </w:r>
      <w:proofErr w:type="spellStart"/>
      <w:r>
        <w:t>Vehtari</w:t>
      </w:r>
      <w:proofErr w:type="spellEnd"/>
      <w:r>
        <w:t xml:space="preserve"> et al., 2017) supplement these estimates.</w:t>
      </w:r>
    </w:p>
    <w:p w14:paraId="6FC53872" w14:textId="77777777" w:rsidR="007175F2" w:rsidRDefault="007F7B2C">
      <w:pPr>
        <w:pStyle w:val="BodyText"/>
      </w:pPr>
      <w:r>
        <w:lastRenderedPageBreak/>
        <w:t>Because expression sets were assigned between participants, participant intercepts absorb individual response bias, but each within-pair estimate rests on eight children per expression set and age group and on variation in the size of rating differences across ten pairs.</w:t>
      </w:r>
    </w:p>
    <w:p w14:paraId="7C135A95" w14:textId="77777777" w:rsidR="007175F2" w:rsidRDefault="007F7B2C">
      <w:pPr>
        <w:pStyle w:val="Heading3"/>
      </w:pPr>
      <w:bookmarkStart w:id="62" w:name="sensitivity-analyses"/>
      <w:bookmarkEnd w:id="61"/>
      <w:r>
        <w:t>4.3.3 Sensitivity Analyses</w:t>
      </w:r>
    </w:p>
    <w:p w14:paraId="0D86F8FF" w14:textId="77777777" w:rsidR="007175F2" w:rsidRDefault="007F7B2C">
      <w:pPr>
        <w:pStyle w:val="FirstParagraph"/>
      </w:pPr>
      <w:r>
        <w:t>Three sensitivity analyses accompany the rating models: (a) adding the verb–video correspondence index as an item-level covariate, to assess whether rating associations reflect how well each V1 describes its video; (b) leave-one-pair-out refits; and (c) frequentist refits where estimable. These checks assess dependence on materials and will not be used to select a preferred subset.</w:t>
      </w:r>
    </w:p>
    <w:p w14:paraId="0E0B13A6" w14:textId="77777777" w:rsidR="007175F2" w:rsidRDefault="007F7B2C">
      <w:pPr>
        <w:pStyle w:val="Heading3"/>
      </w:pPr>
      <w:bookmarkStart w:id="63" w:name="item-level-acceptance"/>
      <w:bookmarkEnd w:id="62"/>
      <w:r>
        <w:t>4.3.4 Item-Level Acceptance</w:t>
      </w:r>
    </w:p>
    <w:p w14:paraId="59FD85F2" w14:textId="77777777" w:rsidR="007175F2" w:rsidRDefault="007F7B2C">
      <w:pPr>
        <w:pStyle w:val="FirstParagraph"/>
      </w:pPr>
      <w:r>
        <w:t xml:space="preserve">Acceptance will be reported for each expression and its RVC by Result and </w:t>
      </w:r>
      <w:proofErr w:type="spellStart"/>
      <w:r>
        <w:t>AgeGroup</w:t>
      </w:r>
      <w:proofErr w:type="spellEnd"/>
      <w:r>
        <w:t>. The rating models estimate a single slope across the 20 expressions, but with so few expressions, such a slope could reflect a graded pattern across all of them or be driven by a few expressions or by distinct groups of expressions. Item-level acceptance is therefore reported to show how the estimated association is distributed across expressions.</w:t>
      </w:r>
    </w:p>
    <w:p w14:paraId="6E08690E" w14:textId="77777777" w:rsidR="007175F2" w:rsidRDefault="007F7B2C">
      <w:pPr>
        <w:pStyle w:val="BodyText"/>
      </w:pPr>
      <w:r>
        <w:t>The central figure plots zero-result V1 acceptance for each of the 20 expressions against its likelihood rating (and, in a second panel, its typicality rating), with pair members connected and the fitted slope overlaid. Because each expression is judged by about four children per age group in each result condition, child data are pooled across the two child groups for these plots, adults are shown separately, and item-level estimates are descriptive.</w:t>
      </w:r>
    </w:p>
    <w:p w14:paraId="53B33D9D" w14:textId="77777777" w:rsidR="007175F2" w:rsidRDefault="007F7B2C">
      <w:pPr>
        <w:pStyle w:val="BodyText"/>
      </w:pPr>
      <w:r>
        <w:t xml:space="preserve">Adults’ zero-result acceptance provides an item-level reference: an expression accepted by a substantial proportion of adults in zero-result events cannot be treated as entailing the result in adult grammar. The child–adult difference for each expression describes where children’s </w:t>
      </w:r>
      <w:r>
        <w:lastRenderedPageBreak/>
        <w:t>judgments are stricter. If zero-result acceptance forms distinct clusters rather than varying with the ratings, clusters will be compared with adult acceptance, the slope will be reported together with the clustering, and conclusions will be restricted accordingly. These summaries are descriptive and involve no additional inferential tests; whether acceptance varies gradually with the ratings or forms distinct groups is judged from the figure.</w:t>
      </w:r>
    </w:p>
    <w:p w14:paraId="1E4F8FDF" w14:textId="77777777" w:rsidR="007175F2" w:rsidRDefault="007F7B2C">
      <w:pPr>
        <w:pStyle w:val="Heading3"/>
      </w:pPr>
      <w:bookmarkStart w:id="64" w:name="predictions"/>
      <w:bookmarkEnd w:id="63"/>
      <w:r>
        <w:t>4.3.5 Predictions</w:t>
      </w:r>
    </w:p>
    <w:p w14:paraId="6D4F1DB3" w14:textId="77777777" w:rsidR="00A25DE6" w:rsidRPr="00A25DE6" w:rsidRDefault="00A25DE6" w:rsidP="00A25DE6">
      <w:bookmarkStart w:id="65" w:name="experiment-2-production"/>
      <w:bookmarkEnd w:id="56"/>
      <w:bookmarkEnd w:id="59"/>
      <w:bookmarkEnd w:id="64"/>
      <w:r w:rsidRPr="00A25DE6">
        <w:t>RVC descriptions are expected to be accepted for full-result and rejected for zero-result events in all groups, although children may accept some RVC descriptions of zero-result events, as younger children sometimes do (J. Liu et al., 2026). V1 descriptions are expected to be accepted less often in zero-result than in full-result events, but the full–zero difference should be smaller for V1s than for RVCs, because V1s do not overtly express the result. In zero-result events, V1 descriptions are expected to be accepted less often by children than by adults (J. Liu et al., 2026).</w:t>
      </w:r>
    </w:p>
    <w:p w14:paraId="0F334501" w14:textId="77777777" w:rsidR="00A25DE6" w:rsidRDefault="00A25DE6" w:rsidP="00A25DE6">
      <w:pPr>
        <w:rPr>
          <w:b/>
          <w:bCs/>
        </w:rPr>
      </w:pPr>
      <w:r w:rsidRPr="00A25DE6">
        <w:t>Within pairs, acceptance of V1 descriptions in zero-result events is expected to decrease as likelihood increases. This association is expected to be specific to zero-result events: when the result has occurred, its likelihood should matter little. The likelihood association is expected to hold when typicality is taken into account; no prediction is made about whether typicality adds information beyond likelihood, which the present materials may not be able to estimate. The decline in zero-result acceptance with increasing likelihood is expected to be steeper for children than for adults (evaluated on predicted acceptance probabilities), on the assumption that children find it harder to set aside an inference that a likely result occurred.</w:t>
      </w:r>
    </w:p>
    <w:p w14:paraId="3CEAFD46" w14:textId="77777777" w:rsidR="007175F2" w:rsidRDefault="007F7B2C" w:rsidP="00A25DE6">
      <w:pPr>
        <w:pStyle w:val="Heading1"/>
      </w:pPr>
      <w:r>
        <w:lastRenderedPageBreak/>
        <w:t>5. Experiment 2: Production</w:t>
      </w:r>
    </w:p>
    <w:p w14:paraId="1E032BF7" w14:textId="77777777" w:rsidR="007175F2" w:rsidRDefault="007F7B2C">
      <w:pPr>
        <w:pStyle w:val="Heading2"/>
      </w:pPr>
      <w:bookmarkStart w:id="66" w:name="participants-1"/>
      <w:r>
        <w:t>5.1 Participants</w:t>
      </w:r>
    </w:p>
    <w:p w14:paraId="7ABA6BC8" w14:textId="77777777" w:rsidR="007175F2" w:rsidRDefault="007F7B2C">
      <w:pPr>
        <w:pStyle w:val="FirstParagraph"/>
      </w:pPr>
      <w:r>
        <w:t xml:space="preserve">An independent sample comprised 32 four-year-olds (14 female; age [range in </w:t>
      </w:r>
      <w:proofErr w:type="spellStart"/>
      <w:proofErr w:type="gramStart"/>
      <w:r>
        <w:t>y;m</w:t>
      </w:r>
      <w:proofErr w:type="spellEnd"/>
      <w:proofErr w:type="gramEnd"/>
      <w:r>
        <w:t xml:space="preserve">], </w:t>
      </w:r>
      <w:r>
        <w:rPr>
          <w:i/>
          <w:iCs/>
        </w:rPr>
        <w:t>M</w:t>
      </w:r>
      <w:r>
        <w:t xml:space="preserve"> = [ ]), 32 five-year-olds (18 female; [ ]), and 40 adults (29 female; 20.8–33.8 years, </w:t>
      </w:r>
      <w:r>
        <w:rPr>
          <w:i/>
          <w:iCs/>
        </w:rPr>
        <w:t>M</w:t>
      </w:r>
      <w:r>
        <w:t xml:space="preserve"> = 24.3) from the same populations as Experiment 1.</w:t>
      </w:r>
    </w:p>
    <w:p w14:paraId="5CC5DBAE" w14:textId="77777777" w:rsidR="007175F2" w:rsidRDefault="007F7B2C">
      <w:pPr>
        <w:pStyle w:val="Heading2"/>
      </w:pPr>
      <w:bookmarkStart w:id="67" w:name="design-and-procedure-1"/>
      <w:bookmarkEnd w:id="66"/>
      <w:r>
        <w:t>5.2 Design and Procedure</w:t>
      </w:r>
    </w:p>
    <w:p w14:paraId="2D897E26" w14:textId="77777777" w:rsidR="007175F2" w:rsidRDefault="007F7B2C">
      <w:pPr>
        <w:pStyle w:val="FirstParagraph"/>
      </w:pPr>
      <w:r>
        <w:t>The same 40 critical videos were divided into four lists, each containing five full-result and five zero-result videos from one expression set, with eight fillers; four further lists reversed the item order (eight lists in total). Participants were asked to describe what happened in each video. Children responded orally and an experimenter transcribed the responses; adults typed their descriptions online. Because response modality differed between children and adults, child–adult differences in form and information are interpreted with caution.</w:t>
      </w:r>
    </w:p>
    <w:p w14:paraId="0EB94CC7" w14:textId="77777777" w:rsidR="007175F2" w:rsidRDefault="007F7B2C">
      <w:pPr>
        <w:pStyle w:val="Heading2"/>
      </w:pPr>
      <w:bookmarkStart w:id="68" w:name="coding"/>
      <w:bookmarkEnd w:id="67"/>
      <w:r>
        <w:t>5.3 Coding</w:t>
      </w:r>
    </w:p>
    <w:p w14:paraId="75C32104" w14:textId="77777777" w:rsidR="007175F2" w:rsidRDefault="007F7B2C">
      <w:pPr>
        <w:pStyle w:val="FirstParagraph"/>
      </w:pPr>
      <w:r>
        <w:t>The coding unit is the complete response to a video, including information expressed across clauses. Responses were recoded from the transcripts for the present analyses. Nonresponses and unintelligible responses are excluded and reported.</w:t>
      </w:r>
    </w:p>
    <w:p w14:paraId="59D69588" w14:textId="77777777" w:rsidR="007175F2" w:rsidRDefault="007F7B2C">
      <w:pPr>
        <w:pStyle w:val="Heading3"/>
      </w:pPr>
      <w:bookmarkStart w:id="69" w:name="form-coding"/>
      <w:r>
        <w:t>5.3.1 Form Coding</w:t>
      </w:r>
    </w:p>
    <w:p w14:paraId="18335EA5" w14:textId="77777777" w:rsidR="007175F2" w:rsidRDefault="007F7B2C">
      <w:pPr>
        <w:pStyle w:val="FirstParagraph"/>
      </w:pPr>
      <w:r>
        <w:t xml:space="preserve">Each response is coded for whether it contains an RVC. Responses without an RVC use </w:t>
      </w:r>
      <w:proofErr w:type="spellStart"/>
      <w:r>
        <w:t>monomorphemic</w:t>
      </w:r>
      <w:proofErr w:type="spellEnd"/>
      <w:r>
        <w:t xml:space="preserve"> predicates, which may express the action (e.g., </w:t>
      </w:r>
      <w:proofErr w:type="spellStart"/>
      <w:r>
        <w:rPr>
          <w:i/>
          <w:iCs/>
        </w:rPr>
        <w:t>bāo</w:t>
      </w:r>
      <w:proofErr w:type="spellEnd"/>
      <w:r>
        <w:t xml:space="preserve"> “peel”) or the result alone (e.g., </w:t>
      </w:r>
      <w:proofErr w:type="spellStart"/>
      <w:r>
        <w:rPr>
          <w:i/>
          <w:iCs/>
        </w:rPr>
        <w:t>miè</w:t>
      </w:r>
      <w:proofErr w:type="spellEnd"/>
      <w:r>
        <w:t xml:space="preserve"> “go out”). Serial-verb responses are retained.</w:t>
      </w:r>
    </w:p>
    <w:p w14:paraId="05C2AA6D" w14:textId="77777777" w:rsidR="007175F2" w:rsidRDefault="007F7B2C">
      <w:pPr>
        <w:pStyle w:val="Heading3"/>
      </w:pPr>
      <w:bookmarkStart w:id="70" w:name="information-coding"/>
      <w:bookmarkEnd w:id="69"/>
      <w:r>
        <w:t>5.3.2 Information Coding</w:t>
      </w:r>
    </w:p>
    <w:p w14:paraId="1810B9D8" w14:textId="77777777" w:rsidR="007175F2" w:rsidRDefault="007F7B2C">
      <w:pPr>
        <w:pStyle w:val="FirstParagraph"/>
      </w:pPr>
      <w:r>
        <w:t xml:space="preserve">Each response is coded for whether it mentions the action and whether it mentions the target result. The action is coded as mentioned when any verb describes the depicted action; </w:t>
      </w:r>
      <w:r>
        <w:lastRenderedPageBreak/>
        <w:t xml:space="preserve">whether this verb is the target V1 is recorded separately, and general verbs such as </w:t>
      </w:r>
      <w:proofErr w:type="spellStart"/>
      <w:r>
        <w:rPr>
          <w:i/>
          <w:iCs/>
        </w:rPr>
        <w:t>nòng</w:t>
      </w:r>
      <w:proofErr w:type="spellEnd"/>
      <w:r>
        <w:t xml:space="preserve"> “do, handle” are coded as mentioning the action without specifying it. The target result is coded as mentioned when the response contains the V2 state or an expression listed as equivalent for that item in the coding manual, whether it is affirmed (e.g., </w:t>
      </w:r>
      <w:proofErr w:type="spellStart"/>
      <w:r>
        <w:rPr>
          <w:i/>
          <w:iCs/>
        </w:rPr>
        <w:t>bāo-kāi</w:t>
      </w:r>
      <w:proofErr w:type="spellEnd"/>
      <w:r>
        <w:rPr>
          <w:i/>
          <w:iCs/>
        </w:rPr>
        <w:t xml:space="preserve"> le</w:t>
      </w:r>
      <w:r>
        <w:t xml:space="preserve"> “peeled open”) or denied (e.g., </w:t>
      </w:r>
      <w:proofErr w:type="spellStart"/>
      <w:r>
        <w:rPr>
          <w:i/>
          <w:iCs/>
        </w:rPr>
        <w:t>méi</w:t>
      </w:r>
      <w:proofErr w:type="spellEnd"/>
      <w:r>
        <w:rPr>
          <w:i/>
          <w:iCs/>
        </w:rPr>
        <w:t xml:space="preserve"> </w:t>
      </w:r>
      <w:proofErr w:type="spellStart"/>
      <w:r>
        <w:rPr>
          <w:i/>
          <w:iCs/>
        </w:rPr>
        <w:t>bāo-kāi</w:t>
      </w:r>
      <w:proofErr w:type="spellEnd"/>
      <w:r>
        <w:t xml:space="preserve"> “did not peel open”); in either case, the response encodes the target result. Only explicitly expressed information is coded: a </w:t>
      </w:r>
      <w:proofErr w:type="spellStart"/>
      <w:r>
        <w:rPr>
          <w:i/>
          <w:iCs/>
        </w:rPr>
        <w:t>bǎ</w:t>
      </w:r>
      <w:proofErr w:type="spellEnd"/>
      <w:r>
        <w:t xml:space="preserve"> construction with a </w:t>
      </w:r>
      <w:proofErr w:type="spellStart"/>
      <w:r>
        <w:t>monomorphemic</w:t>
      </w:r>
      <w:proofErr w:type="spellEnd"/>
      <w:r>
        <w:t xml:space="preserve"> verb (e.g., </w:t>
      </w:r>
      <w:proofErr w:type="spellStart"/>
      <w:r>
        <w:rPr>
          <w:i/>
          <w:iCs/>
        </w:rPr>
        <w:t>bǎ</w:t>
      </w:r>
      <w:proofErr w:type="spellEnd"/>
      <w:r>
        <w:rPr>
          <w:i/>
          <w:iCs/>
        </w:rPr>
        <w:t xml:space="preserve"> </w:t>
      </w:r>
      <w:proofErr w:type="spellStart"/>
      <w:r>
        <w:rPr>
          <w:i/>
          <w:iCs/>
        </w:rPr>
        <w:t>làzhú</w:t>
      </w:r>
      <w:proofErr w:type="spellEnd"/>
      <w:r>
        <w:rPr>
          <w:i/>
          <w:iCs/>
        </w:rPr>
        <w:t xml:space="preserve"> </w:t>
      </w:r>
      <w:proofErr w:type="spellStart"/>
      <w:r>
        <w:rPr>
          <w:i/>
          <w:iCs/>
        </w:rPr>
        <w:t>chuī</w:t>
      </w:r>
      <w:proofErr w:type="spellEnd"/>
      <w:r>
        <w:rPr>
          <w:i/>
          <w:iCs/>
        </w:rPr>
        <w:t xml:space="preserve"> le</w:t>
      </w:r>
      <w:r>
        <w:t xml:space="preserve"> “BA candle blow PERF”) is coded as mentioning the action only. Whether a mentioned result is affirmed or denied is recorded so that responses inconsistent with the depicted event, such as affirming a result in a zero-result event, can be identified.</w:t>
      </w:r>
    </w:p>
    <w:p w14:paraId="54B64751" w14:textId="77777777" w:rsidR="007175F2" w:rsidRDefault="007F7B2C">
      <w:pPr>
        <w:pStyle w:val="Heading3"/>
      </w:pPr>
      <w:bookmarkStart w:id="71" w:name="response-categories"/>
      <w:bookmarkEnd w:id="70"/>
      <w:r>
        <w:t>5.3.3 Response Categories</w:t>
      </w:r>
    </w:p>
    <w:p w14:paraId="6FDAE2F0" w14:textId="77777777" w:rsidR="007175F2" w:rsidRDefault="007F7B2C">
      <w:pPr>
        <w:pStyle w:val="FirstParagraph"/>
      </w:pPr>
      <w:r>
        <w:t>Combining the two codes, each response is assigned to one of five categories: action only, target result only, action and result in an RVC, action and result in separate predicates, or neither. Responses in the RVC category and the action-only category correspond to the RVC and V1 descriptions evaluated in Experiment 1.</w:t>
      </w:r>
    </w:p>
    <w:p w14:paraId="3B40FC56" w14:textId="77777777" w:rsidR="007175F2" w:rsidRDefault="007F7B2C">
      <w:pPr>
        <w:pStyle w:val="Heading2"/>
      </w:pPr>
      <w:bookmarkStart w:id="72" w:name="analysis-strategy-1"/>
      <w:bookmarkEnd w:id="68"/>
      <w:bookmarkEnd w:id="71"/>
      <w:r>
        <w:t>5.4 Analysis Strategy</w:t>
      </w:r>
    </w:p>
    <w:p w14:paraId="471D3F7E" w14:textId="77777777" w:rsidR="007175F2" w:rsidRDefault="007F7B2C">
      <w:pPr>
        <w:pStyle w:val="FirstParagraph"/>
      </w:pPr>
      <w:r>
        <w:t xml:space="preserve">Two binary outcomes are modeled with the Bayesian specification of Experiment 1: RVC presence and target-result mention. Each model includes Result × </w:t>
      </w:r>
      <w:proofErr w:type="spellStart"/>
      <w:r>
        <w:t>AgeGroup</w:t>
      </w:r>
      <w:proofErr w:type="spellEnd"/>
      <w:r>
        <w:t xml:space="preserve">, random intercepts for participant and item (the event), a by-participant slope for Result, and by-item slopes for Result and </w:t>
      </w:r>
      <w:proofErr w:type="spellStart"/>
      <w:r>
        <w:t>AgeGroup</w:t>
      </w:r>
      <w:proofErr w:type="spellEnd"/>
      <w:r>
        <w:t>. RVC presence includes negated RVCs, so it concerns the form used to describe the event, regardless of whether the result is affirmed or denied. Because every RVC mentions both the action and the result, the two outcomes overlap by design; their comparison shows whether a reduction in RVC use reflects fewer mentions of the result or a shift to other ways of mentioning it.</w:t>
      </w:r>
    </w:p>
    <w:p w14:paraId="48198CDB" w14:textId="77777777" w:rsidR="007175F2" w:rsidRDefault="007F7B2C">
      <w:pPr>
        <w:pStyle w:val="BodyText"/>
      </w:pPr>
      <w:r>
        <w:lastRenderedPageBreak/>
        <w:t xml:space="preserve">Descriptive analyses report the proportions of the five response categories by Result and </w:t>
      </w:r>
      <w:proofErr w:type="spellStart"/>
      <w:r>
        <w:t>AgeGroup</w:t>
      </w:r>
      <w:proofErr w:type="spellEnd"/>
      <w:r>
        <w:t>, and the number of responses inconsistent with the depicted event. Item-level summaries report RVC presence and target-result mention for each event. As an exploratory analysis, the within-pair likelihood score of the intended expression is added to each model as a stimulus property; because it derives from sentence ratings of the intended expression, it describes the design, not the videos or the verbs speakers produce.</w:t>
      </w:r>
    </w:p>
    <w:p w14:paraId="173D7D5C" w14:textId="77777777" w:rsidR="007175F2" w:rsidRDefault="007F7B2C" w:rsidP="00A15658">
      <w:pPr>
        <w:pStyle w:val="Heading3"/>
      </w:pPr>
      <w:bookmarkStart w:id="73" w:name="predictions-1"/>
      <w:bookmarkEnd w:id="72"/>
      <w:r>
        <w:t>5.4.1 Predictions</w:t>
      </w:r>
    </w:p>
    <w:p w14:paraId="2CFEF70F" w14:textId="77777777" w:rsidR="008D2305" w:rsidRDefault="008D2305" w:rsidP="008D2305">
      <w:bookmarkStart w:id="74" w:name="general-discussion"/>
      <w:bookmarkEnd w:id="65"/>
      <w:bookmarkEnd w:id="73"/>
      <w:r>
        <w:t xml:space="preserve">Full-result events are expected to elicit more RVCs and more mentions of the target result than zero-result events, because an attained result can be described directly, whereas an absent result is mentioned only if the speaker chooses to deny it, for example with a negated RVC such as </w:t>
      </w:r>
      <w:proofErr w:type="spellStart"/>
      <w:r>
        <w:t>méi</w:t>
      </w:r>
      <w:proofErr w:type="spellEnd"/>
      <w:r>
        <w:t xml:space="preserve"> </w:t>
      </w:r>
      <w:proofErr w:type="spellStart"/>
      <w:r>
        <w:t>bāo-kāi</w:t>
      </w:r>
      <w:proofErr w:type="spellEnd"/>
      <w:r>
        <w:t xml:space="preserve"> “did not peel open.” Zero-result events are correspondingly expected to elicit more action-only descriptions. The reduction in RVCs in zero-result events is therefore expected to reflect mainly fewer mentions of the result rather than a shift to other ways of mentioning it, so that the two outcomes should decline together.</w:t>
      </w:r>
    </w:p>
    <w:p w14:paraId="4C58BC9C" w14:textId="77777777" w:rsidR="008D2305" w:rsidRDefault="008D2305" w:rsidP="001D000B">
      <w:pPr>
        <w:pStyle w:val="FirstParagraph"/>
      </w:pPr>
      <w:r>
        <w:t xml:space="preserve">Adults are expected to produce more RVCs than children, although the modality difference limits this comparison. Because young children tend to favor </w:t>
      </w:r>
      <w:proofErr w:type="spellStart"/>
      <w:r>
        <w:t>monomorphemic</w:t>
      </w:r>
      <w:proofErr w:type="spellEnd"/>
      <w:r>
        <w:t xml:space="preserve"> forms (Chen, 2008; Deng, 2019), the gap between target-result mention and RVC use is expected to be larger for children than for adults: children should more often mention the result without an RVC, for example by naming the result alone or in a separate predicate. No direction is specified for the difference between the two child groups.</w:t>
      </w:r>
    </w:p>
    <w:p w14:paraId="0348956D" w14:textId="77777777" w:rsidR="008D2305" w:rsidRDefault="008D2305" w:rsidP="008D2305">
      <w:pPr>
        <w:pStyle w:val="FirstParagraph"/>
      </w:pPr>
      <w:r>
        <w:t xml:space="preserve">Responses that affirm the target result in zero-result events are expected to be rare. If children find it harder than adults to set aside an inference that a likely result occurred, such responses should be more frequent among children than among adults. In the exploratory </w:t>
      </w:r>
      <w:r>
        <w:lastRenderedPageBreak/>
        <w:t>analysis, zero-result events depicting actions with higher likelihood ratings may elicit more mentions of the target result, because a more expected result is more likely to be noted, whether denied or erroneously affirmed; this analysis is exploratory and no prediction is tested.</w:t>
      </w:r>
    </w:p>
    <w:p w14:paraId="12992787" w14:textId="77777777" w:rsidR="007175F2" w:rsidRPr="00D94882" w:rsidRDefault="007F7B2C" w:rsidP="008D2305">
      <w:pPr>
        <w:pStyle w:val="Heading1"/>
        <w:rPr>
          <w:color w:val="auto"/>
        </w:rPr>
      </w:pPr>
      <w:r w:rsidRPr="00D94882">
        <w:rPr>
          <w:color w:val="auto"/>
        </w:rPr>
        <w:t>6. General Discussion</w:t>
      </w:r>
    </w:p>
    <w:p w14:paraId="188E30FA" w14:textId="77777777" w:rsidR="007175F2" w:rsidRDefault="007F7B2C">
      <w:pPr>
        <w:pStyle w:val="FirstParagraph"/>
      </w:pPr>
      <w:r>
        <w:t>[This section is planned and will be revised in light of the results.]</w:t>
      </w:r>
    </w:p>
    <w:p w14:paraId="21F9A384" w14:textId="77777777" w:rsidR="00D94882" w:rsidRPr="00D94882" w:rsidRDefault="00D94882" w:rsidP="00D94882">
      <w:bookmarkStart w:id="75" w:name="rvc-and-v1-judgments"/>
      <w:r w:rsidRPr="00D94882">
        <w:t xml:space="preserve">The study addresses three questions, and its contributions follow from them. First, by comparing RVC and V1 judgments across result conditions, it asks whether children distinguish a result that is overtly expressed by V2 from one that is only associated with the action. Second, it tests whether the strength of what a </w:t>
      </w:r>
      <w:proofErr w:type="spellStart"/>
      <w:r w:rsidRPr="00D94882">
        <w:t>monomorphemic</w:t>
      </w:r>
      <w:proofErr w:type="spellEnd"/>
      <w:r w:rsidRPr="00D94882">
        <w:t xml:space="preserve"> V1 conveys about a result varies with the relation between a particular action and a particular result, rather than only with the verb: whether children’s acceptance of V1 descriptions tracks adult-rated result likelihood, whether this association holds when action typicality is taken into account, and whether it is stronger in children than in adults, as an inference-based account of children’s stricter judgments predicts. Third, it separates the forms children use to describe events from whether they mention the result, clarifying how productive compounding relates to event description.</w:t>
      </w:r>
    </w:p>
    <w:p w14:paraId="0102B761" w14:textId="77777777" w:rsidR="007175F2" w:rsidRDefault="007F7B2C">
      <w:pPr>
        <w:pStyle w:val="Heading2"/>
      </w:pPr>
      <w:r>
        <w:t>6.1 RVC and V1 Judgments</w:t>
      </w:r>
    </w:p>
    <w:p w14:paraId="6041AF18" w14:textId="77777777" w:rsidR="007175F2" w:rsidRDefault="007F7B2C">
      <w:pPr>
        <w:pStyle w:val="FirstParagraph"/>
      </w:pPr>
      <w:r>
        <w:t>The comparison of RVC and V1 judgments bears on whether children treat the result expressed by V2 differently from the result associated with V1. A larger effect of result realization on RVC than on V1 descriptions would show that children distinguish a result that is overtly expressed from one that is only associated with the action. These conclusions concern the selected constructions and results, not the acquisition of RVC semantics or telicity in general.</w:t>
      </w:r>
    </w:p>
    <w:p w14:paraId="52E72806" w14:textId="77777777" w:rsidR="007175F2" w:rsidRDefault="007F7B2C">
      <w:pPr>
        <w:pStyle w:val="Heading2"/>
      </w:pPr>
      <w:bookmarkStart w:id="76" w:name="result-association-and-v1-judgments"/>
      <w:bookmarkEnd w:id="75"/>
      <w:r>
        <w:lastRenderedPageBreak/>
        <w:t>6.2 Result Association and V1 Judgments</w:t>
      </w:r>
    </w:p>
    <w:p w14:paraId="08F76099" w14:textId="77777777" w:rsidR="00A30692" w:rsidRDefault="00A30692" w:rsidP="00A30692">
      <w:bookmarkStart w:id="77" w:name="form-and-information-in-production"/>
      <w:bookmarkEnd w:id="76"/>
      <w:r w:rsidRPr="00A30692">
        <w:t xml:space="preserve">An association between likelihood and V1 acceptance in zero-result events, particularly one specific to zero-result events, would show that the interpretation of V1 descriptions varies with how likely the result is given the action, with object and result held constant. In adults, this would indicate that mature interpretation tracks relation-level association; in children, that their stricter treatment of V1 descriptions does so as well. Such a finding would support a necessary consequence of the proposal that result strength can be characterized at the level of V1–object–result relations. It would connect accounts of RVC licensing, which already locate constraints in the V1–result relation (Han, 2021), with accounts of V1 result strength (Chen, 2018; Kou &amp; </w:t>
      </w:r>
      <w:proofErr w:type="spellStart"/>
      <w:r w:rsidRPr="00A30692">
        <w:t>Hohenstein</w:t>
      </w:r>
      <w:proofErr w:type="spellEnd"/>
      <w:r w:rsidRPr="00A30692">
        <w:t xml:space="preserve">, 2022), and would align V1 interpretation with evidence that </w:t>
      </w:r>
      <w:proofErr w:type="spellStart"/>
      <w:r w:rsidRPr="00A30692">
        <w:t>comprehenders</w:t>
      </w:r>
      <w:proofErr w:type="spellEnd"/>
      <w:r w:rsidRPr="00A30692">
        <w:t>’ event expectations depend on verb–argument combinations (Bicknell et al., 2010). It would not show that verb-level properties are irrelevant; that requires the designs described under Future Directions</w:t>
      </w:r>
      <w:r>
        <w:rPr>
          <w:rFonts w:hint="eastAsia"/>
        </w:rPr>
        <w:t>.</w:t>
      </w:r>
    </w:p>
    <w:p w14:paraId="15418F13" w14:textId="77777777" w:rsidR="00A30692" w:rsidRDefault="00A30692" w:rsidP="00A30692">
      <w:r w:rsidRPr="00A30692">
        <w:t xml:space="preserve">The combined model addresses two questions, which it can answer to different degrees. The first is whether the likelihood association is a by-product of typicality. Because the two ratings usually go together, an association between likelihood and acceptance could in principle reflect typicality instead; if the association remains when typicality is included, this explanation becomes unlikely. The second is whether typicality affects interpretation in its own right. The present data cannot settle this question. An effect of typicality beyond likelihood could simply reflect the part of likelihood that the likelihood rating fails to capture, and separating the two would require more pairs in which the more likely action is the less typical means; the present materials contain only one. These outcomes bear on the proposal that likelihood is the proximal </w:t>
      </w:r>
      <w:r w:rsidRPr="00A30692">
        <w:lastRenderedPageBreak/>
        <w:t>basis of result association and typicality one of its sources: a theory of result strength must specify not only how strong an association is but what it rests on.</w:t>
      </w:r>
    </w:p>
    <w:p w14:paraId="0F1A75F1" w14:textId="77777777" w:rsidR="00A30692" w:rsidRPr="00A30692" w:rsidRDefault="00A30692" w:rsidP="00A30692">
      <w:r w:rsidRPr="00A30692">
        <w:t xml:space="preserve">These findings also bear on why children’s judgments are stricter than adults’. Previous studies attributed children’s rejection of V1 descriptions either to verb-level properties (Chen, 2017, 2018) or to context (J. Liu et al., 2026). A graded association with relation-level likelihood would show that children’s departures from adult judgments are systematic rather than uniform. Such rejections are compatible both with difficulty setting aside a result inference and with rejection of a true but inadequate description, which the binary task cannot distinguish directly. The age pattern provides indirect evidence: a steeper likelihood slope for children than for adults follows from the inference account, whereas the pragmatic account gives no reason to expect it, since children are more tolerant than adults of </w:t>
      </w:r>
      <w:proofErr w:type="spellStart"/>
      <w:r w:rsidRPr="00A30692">
        <w:t>underinformative</w:t>
      </w:r>
      <w:proofErr w:type="spellEnd"/>
      <w:r w:rsidRPr="00A30692">
        <w:t xml:space="preserve"> descriptions (</w:t>
      </w:r>
      <w:proofErr w:type="spellStart"/>
      <w:r w:rsidRPr="00A30692">
        <w:t>Katsos</w:t>
      </w:r>
      <w:proofErr w:type="spellEnd"/>
      <w:r w:rsidRPr="00A30692">
        <w:t xml:space="preserve"> &amp; Bishop, 2011).</w:t>
      </w:r>
    </w:p>
    <w:p w14:paraId="052B4E36" w14:textId="77777777" w:rsidR="007175F2" w:rsidRDefault="007F7B2C" w:rsidP="00A30692">
      <w:pPr>
        <w:pStyle w:val="Heading2"/>
      </w:pPr>
      <w:r>
        <w:t>6.3 Form and Information in Production</w:t>
      </w:r>
    </w:p>
    <w:p w14:paraId="69640ECF" w14:textId="77777777" w:rsidR="000B7E86" w:rsidRPr="000B7E86" w:rsidRDefault="000B7E86" w:rsidP="000B7E86">
      <w:bookmarkStart w:id="78" w:name="scope-and-limitations"/>
      <w:bookmarkEnd w:id="77"/>
      <w:r w:rsidRPr="000B7E86">
        <w:t xml:space="preserve">The production findings bear on the relation between knowing a form and deploying it. Previous research has established that children form RVCs productively and represent their internal structure (Chen, 2008; Deng, 2019; Hsu et al., 2019); this is evidence about the forms children control. Describing an event, however, also requires selecting which information to express and how to package it (Berman &amp; </w:t>
      </w:r>
      <w:proofErr w:type="spellStart"/>
      <w:r w:rsidRPr="000B7E86">
        <w:t>Slobin</w:t>
      </w:r>
      <w:proofErr w:type="spellEnd"/>
      <w:r w:rsidRPr="000B7E86">
        <w:t xml:space="preserve">, 1994; </w:t>
      </w:r>
      <w:proofErr w:type="spellStart"/>
      <w:r w:rsidRPr="000B7E86">
        <w:t>Slobin</w:t>
      </w:r>
      <w:proofErr w:type="spellEnd"/>
      <w:r w:rsidRPr="000B7E86">
        <w:t xml:space="preserve">, 1996). Comparing RVC use with mention of the target result separates these levels. If the two decline together in zero-result events, speakers describing a failed attempt tend to leave the result unmentioned rather than express it in another form. If children mention the result without an RVC more often than adults, their lower RVC use reflects a preference for simpler forms rather than less attention to the result. Either way, RVC frequency alone cannot index children’s encoding of results, and an </w:t>
      </w:r>
      <w:r w:rsidRPr="000B7E86">
        <w:lastRenderedPageBreak/>
        <w:t>account of acquisition must distinguish command of the compound from its use in describing events.</w:t>
      </w:r>
    </w:p>
    <w:p w14:paraId="3E9906F2" w14:textId="77777777" w:rsidR="000B7E86" w:rsidRDefault="000B7E86" w:rsidP="000B7E86">
      <w:pPr>
        <w:rPr>
          <w:b/>
          <w:bCs/>
        </w:rPr>
      </w:pPr>
      <w:r w:rsidRPr="000B7E86">
        <w:t>The findings also extend the notion of result association from comprehension to production. Negation is typically used when the corresponding affirmative is expected (</w:t>
      </w:r>
      <w:proofErr w:type="spellStart"/>
      <w:r w:rsidRPr="000B7E86">
        <w:t>Givón</w:t>
      </w:r>
      <w:proofErr w:type="spellEnd"/>
      <w:r w:rsidRPr="000B7E86">
        <w:t xml:space="preserve">, 1978; </w:t>
      </w:r>
      <w:proofErr w:type="spellStart"/>
      <w:r w:rsidRPr="000B7E86">
        <w:t>Wason</w:t>
      </w:r>
      <w:proofErr w:type="spellEnd"/>
      <w:r w:rsidRPr="000B7E86">
        <w:t xml:space="preserve">, 1965), so a speaker who mentions an absent result, as in </w:t>
      </w:r>
      <w:proofErr w:type="spellStart"/>
      <w:r w:rsidRPr="000B7E86">
        <w:t>méi</w:t>
      </w:r>
      <w:proofErr w:type="spellEnd"/>
      <w:r w:rsidRPr="000B7E86">
        <w:t xml:space="preserve"> </w:t>
      </w:r>
      <w:proofErr w:type="spellStart"/>
      <w:r w:rsidRPr="000B7E86">
        <w:t>bāo-kāi</w:t>
      </w:r>
      <w:proofErr w:type="spellEnd"/>
      <w:r w:rsidRPr="000B7E86">
        <w:t xml:space="preserve"> </w:t>
      </w:r>
      <w:r w:rsidRPr="000B7E86">
        <w:rPr>
          <w:rFonts w:hint="eastAsia"/>
        </w:rPr>
        <w:t>“</w:t>
      </w:r>
      <w:r w:rsidRPr="000B7E86">
        <w:t>did not peel open,” signals that the result was anticipated. Mentions of the result in zero-result events thus provide a production counterpart to the expectations that the inference account invokes in comprehension, and the exploratory analysis of likelihood in Experiment 2 asks whether such mentions are more frequent for actions whose result is more likely. Responses that affirm the target result in zero-result events would go further, indicating that some children describe an expected result as having occurred. Because the two experiments tested independent samples, these links hold at the group level only.</w:t>
      </w:r>
    </w:p>
    <w:p w14:paraId="0FAC5366" w14:textId="77777777" w:rsidR="007175F2" w:rsidRDefault="007F7B2C" w:rsidP="000B7E86">
      <w:pPr>
        <w:pStyle w:val="Heading2"/>
      </w:pPr>
      <w:r>
        <w:t>6.4 Scope and Limitations</w:t>
      </w:r>
    </w:p>
    <w:p w14:paraId="61082F98" w14:textId="77777777" w:rsidR="007175F2" w:rsidRDefault="007F7B2C">
      <w:pPr>
        <w:pStyle w:val="FirstParagraph"/>
      </w:pPr>
      <w:r>
        <w:t xml:space="preserve">1. </w:t>
      </w:r>
      <w:r>
        <w:rPr>
          <w:b/>
          <w:bCs/>
        </w:rPr>
        <w:t>Binary judgments.</w:t>
      </w:r>
      <w:r>
        <w:t xml:space="preserve"> The yes–no task cannot distinguish a child’s judgment that a V1 description is false from a judgment that it is true but inadequate. Adults’ zero-result acceptance can rule out treating an expression as entailing the result in adult grammar, but cannot identify the basis of children’s rejections. The age pattern in the likelihood slope provides only indirect evidence on this question; a graded response format (</w:t>
      </w:r>
      <w:proofErr w:type="spellStart"/>
      <w:r>
        <w:t>Katsos</w:t>
      </w:r>
      <w:proofErr w:type="spellEnd"/>
      <w:r>
        <w:t xml:space="preserve"> &amp; Bishop, 2011) or a cancellation task would be needed to separate the two directly.</w:t>
      </w:r>
    </w:p>
    <w:p w14:paraId="1216B542" w14:textId="77777777" w:rsidR="007175F2" w:rsidRDefault="007F7B2C">
      <w:pPr>
        <w:pStyle w:val="BodyText"/>
      </w:pPr>
      <w:r>
        <w:t xml:space="preserve">2. </w:t>
      </w:r>
      <w:r>
        <w:rPr>
          <w:b/>
          <w:bCs/>
        </w:rPr>
        <w:t>Relations and verbs.</w:t>
      </w:r>
      <w:r>
        <w:t xml:space="preserve"> Each V1 appears with a single object and result, so the data test a consequence of the relation-level proposal but cannot show that the same V1 differs in strength across relations.</w:t>
      </w:r>
    </w:p>
    <w:p w14:paraId="0C34730E" w14:textId="77777777" w:rsidR="007175F2" w:rsidRDefault="007F7B2C">
      <w:pPr>
        <w:pStyle w:val="BodyText"/>
      </w:pPr>
      <w:r>
        <w:lastRenderedPageBreak/>
        <w:t xml:space="preserve">3. </w:t>
      </w:r>
      <w:r>
        <w:rPr>
          <w:b/>
          <w:bCs/>
        </w:rPr>
        <w:t>Likelihood and typicality.</w:t>
      </w:r>
      <w:r>
        <w:t xml:space="preserve"> The proposal that typicality is a source of likelihood is a theoretical assumption; correlational ratings of 20 expressions cannot establish it. Only one pair (Pair 7) has likelihood and typicality differences in opposite directions, so the materials cannot determine whether typicality influences interpretation in its own right.</w:t>
      </w:r>
    </w:p>
    <w:p w14:paraId="532E9DE7" w14:textId="77777777" w:rsidR="007175F2" w:rsidRDefault="007F7B2C">
      <w:pPr>
        <w:pStyle w:val="BodyText"/>
      </w:pPr>
      <w:r>
        <w:t xml:space="preserve">4. </w:t>
      </w:r>
      <w:r>
        <w:rPr>
          <w:b/>
          <w:bCs/>
        </w:rPr>
        <w:t>Materials and design.</w:t>
      </w:r>
      <w:r>
        <w:t xml:space="preserve"> With ten pairs and expression sets assigned between participants, rating associations rest on few materials and small groups, and item-level estimates are descriptive.</w:t>
      </w:r>
    </w:p>
    <w:p w14:paraId="3E6C7B23" w14:textId="77777777" w:rsidR="007175F2" w:rsidRDefault="007F7B2C">
      <w:pPr>
        <w:pStyle w:val="BodyText"/>
      </w:pPr>
      <w:r>
        <w:t xml:space="preserve">5. </w:t>
      </w:r>
      <w:r>
        <w:rPr>
          <w:b/>
          <w:bCs/>
        </w:rPr>
        <w:t>Ratings and videos.</w:t>
      </w:r>
      <w:r>
        <w:t xml:space="preserve"> Ratings describe sentences, not videos; verb–video correspondence was imperfect and is addressed only through sensitivity analyses.</w:t>
      </w:r>
    </w:p>
    <w:p w14:paraId="62BCCDD9" w14:textId="77777777" w:rsidR="007175F2" w:rsidRDefault="007F7B2C">
      <w:pPr>
        <w:pStyle w:val="BodyText"/>
      </w:pPr>
      <w:r>
        <w:t xml:space="preserve">6. </w:t>
      </w:r>
      <w:r>
        <w:rPr>
          <w:b/>
          <w:bCs/>
        </w:rPr>
        <w:t>Modality.</w:t>
      </w:r>
      <w:r>
        <w:t xml:space="preserve"> Children and adults were tested in different modalities, which limits child–adult comparisons.</w:t>
      </w:r>
    </w:p>
    <w:p w14:paraId="0031D966" w14:textId="77777777" w:rsidR="007175F2" w:rsidRDefault="007F7B2C">
      <w:pPr>
        <w:pStyle w:val="BodyText"/>
      </w:pPr>
      <w:r>
        <w:t xml:space="preserve">7. </w:t>
      </w:r>
      <w:r>
        <w:rPr>
          <w:b/>
          <w:bCs/>
        </w:rPr>
        <w:t>Independent samples.</w:t>
      </w:r>
      <w:r>
        <w:t xml:space="preserve"> Comprehension and production are compared at the group level only.</w:t>
      </w:r>
    </w:p>
    <w:p w14:paraId="136DD02F" w14:textId="77777777" w:rsidR="007175F2" w:rsidRDefault="007F7B2C">
      <w:pPr>
        <w:pStyle w:val="Heading2"/>
      </w:pPr>
      <w:bookmarkStart w:id="79" w:name="future-directions"/>
      <w:bookmarkEnd w:id="78"/>
      <w:r>
        <w:t>6.5 Future Directions</w:t>
      </w:r>
    </w:p>
    <w:p w14:paraId="76D86268" w14:textId="77777777" w:rsidR="007175F2" w:rsidRDefault="007F7B2C">
      <w:pPr>
        <w:pStyle w:val="FirstParagraph"/>
      </w:pPr>
      <w:r>
        <w:t xml:space="preserve">Three designs would test the proposal more directly. Presenting the same V1 with different objects and results, such as </w:t>
      </w:r>
      <w:proofErr w:type="spellStart"/>
      <w:r>
        <w:rPr>
          <w:i/>
          <w:iCs/>
        </w:rPr>
        <w:t>tī</w:t>
      </w:r>
      <w:proofErr w:type="spellEnd"/>
      <w:r>
        <w:t xml:space="preserve"> with a bottle and with a door, would test whether the strength of what a V1 conveys varies across relations. Selecting actions matched in rated likelihood but differing in typicality would test whether typicality affects interpretation directly or only through likelihood. A graded or ternary response format (</w:t>
      </w:r>
      <w:proofErr w:type="spellStart"/>
      <w:r>
        <w:t>Katsos</w:t>
      </w:r>
      <w:proofErr w:type="spellEnd"/>
      <w:r>
        <w:t xml:space="preserve"> &amp; Bishop, 2011) would separate children’s judgments of falsity from judgments of inadequacy. Future materials should also deliberately sample action–result relations in which likelihood and typicality diverge, as in </w:t>
      </w:r>
      <w:proofErr w:type="spellStart"/>
      <w:r>
        <w:rPr>
          <w:i/>
          <w:iCs/>
        </w:rPr>
        <w:t>qiā</w:t>
      </w:r>
      <w:proofErr w:type="spellEnd"/>
      <w:r>
        <w:t xml:space="preserve"> and </w:t>
      </w:r>
      <w:proofErr w:type="spellStart"/>
      <w:r>
        <w:rPr>
          <w:i/>
          <w:iCs/>
        </w:rPr>
        <w:t>jiào</w:t>
      </w:r>
      <w:proofErr w:type="spellEnd"/>
      <w:r>
        <w:t xml:space="preserve">, because such cases are needed to separate the two dimensions and are rare in </w:t>
      </w:r>
      <w:r>
        <w:lastRenderedPageBreak/>
        <w:t>materials selected on other grounds, and the two ratings should be collected from separate groups of raters.</w:t>
      </w:r>
    </w:p>
    <w:p w14:paraId="664414FD" w14:textId="77777777" w:rsidR="007175F2" w:rsidRDefault="007F7B2C">
      <w:pPr>
        <w:pStyle w:val="Heading1"/>
      </w:pPr>
      <w:bookmarkStart w:id="80" w:name="conclusion"/>
      <w:bookmarkEnd w:id="74"/>
      <w:bookmarkEnd w:id="79"/>
      <w:r>
        <w:t>7. Conclusion</w:t>
      </w:r>
    </w:p>
    <w:p w14:paraId="5CE61ED3" w14:textId="77777777" w:rsidR="007175F2" w:rsidRDefault="007F7B2C">
      <w:pPr>
        <w:pStyle w:val="FirstParagraph"/>
      </w:pPr>
      <w:r>
        <w:t xml:space="preserve">This study examines how Mandarin-speaking children and adults interpret and describe actions whose results are attained or absent. It proposes that the strength of what a </w:t>
      </w:r>
      <w:proofErr w:type="spellStart"/>
      <w:r>
        <w:t>monomorphemic</w:t>
      </w:r>
      <w:proofErr w:type="spellEnd"/>
      <w:r>
        <w:t xml:space="preserve"> V1 conveys about a result is a property of the relation between a particular action and a particular result, and tests whether children’s judgments of V1 descriptions vary with adult-rated result likelihood when typicality is taken into account. In production, it asks whether children who use fewer RVCs also mention results less often. </w:t>
      </w:r>
    </w:p>
    <w:p w14:paraId="03397A98" w14:textId="77777777" w:rsidR="007175F2" w:rsidRDefault="007F7B2C">
      <w:r>
        <w:br w:type="page"/>
      </w:r>
    </w:p>
    <w:p w14:paraId="4F20C8F3" w14:textId="77777777" w:rsidR="007175F2" w:rsidRDefault="007F7B2C">
      <w:pPr>
        <w:pStyle w:val="Heading1"/>
      </w:pPr>
      <w:bookmarkStart w:id="81" w:name="references"/>
      <w:bookmarkEnd w:id="80"/>
      <w:r>
        <w:lastRenderedPageBreak/>
        <w:t>References</w:t>
      </w:r>
    </w:p>
    <w:p w14:paraId="37C9E0CE" w14:textId="77777777" w:rsidR="007175F2" w:rsidRDefault="007F7B2C">
      <w:pPr>
        <w:pStyle w:val="Bibliography1"/>
      </w:pPr>
      <w:proofErr w:type="spellStart"/>
      <w:r>
        <w:t>Anwyl</w:t>
      </w:r>
      <w:proofErr w:type="spellEnd"/>
      <w:r>
        <w:t xml:space="preserve">-Irvine, A. L., </w:t>
      </w:r>
      <w:proofErr w:type="spellStart"/>
      <w:r>
        <w:t>Massonnié</w:t>
      </w:r>
      <w:proofErr w:type="spellEnd"/>
      <w:r>
        <w:t xml:space="preserve">, J., </w:t>
      </w:r>
      <w:proofErr w:type="spellStart"/>
      <w:r>
        <w:t>Flitton</w:t>
      </w:r>
      <w:proofErr w:type="spellEnd"/>
      <w:r>
        <w:t xml:space="preserve">, A., Kirkham, N., &amp; </w:t>
      </w:r>
      <w:proofErr w:type="spellStart"/>
      <w:r>
        <w:t>Evershed</w:t>
      </w:r>
      <w:proofErr w:type="spellEnd"/>
      <w:r>
        <w:t xml:space="preserve">, J. K. (2020). Gorilla in our midst: An online behavioral experiment builder. </w:t>
      </w:r>
      <w:r>
        <w:rPr>
          <w:i/>
          <w:iCs/>
        </w:rPr>
        <w:t>Behavior Research Methods, 52</w:t>
      </w:r>
      <w:r>
        <w:t>(1), 388–407. https://doi.org/10.3758/s13428-019-01237-x</w:t>
      </w:r>
    </w:p>
    <w:p w14:paraId="56C2171A" w14:textId="77777777" w:rsidR="007175F2" w:rsidRDefault="007F7B2C">
      <w:pPr>
        <w:pStyle w:val="Bibliography1"/>
      </w:pPr>
      <w:proofErr w:type="spellStart"/>
      <w:r>
        <w:t>Barsalou</w:t>
      </w:r>
      <w:proofErr w:type="spellEnd"/>
      <w:r>
        <w:t xml:space="preserve">, L. W. (1985). Ideals, central tendency, and frequency of instantiation as determinants of graded structure in categories. </w:t>
      </w:r>
      <w:r>
        <w:rPr>
          <w:i/>
          <w:iCs/>
        </w:rPr>
        <w:t>Journal of Experimental Psychology: Learning, Memory, and Cognition, 11</w:t>
      </w:r>
      <w:r>
        <w:t>(4), 629–654. https://doi.org/10.1037/0278-7393.11.1-4.629</w:t>
      </w:r>
    </w:p>
    <w:p w14:paraId="6EFD193C" w14:textId="77777777" w:rsidR="007175F2" w:rsidRDefault="007F7B2C">
      <w:pPr>
        <w:pStyle w:val="Bibliography1"/>
      </w:pPr>
      <w:r>
        <w:t xml:space="preserve">Beavers, J. (2011). On affectedness. </w:t>
      </w:r>
      <w:r>
        <w:rPr>
          <w:i/>
          <w:iCs/>
        </w:rPr>
        <w:t>Natural Language &amp; Linguistic Theory, 29</w:t>
      </w:r>
      <w:r>
        <w:t>(2), 335–370.</w:t>
      </w:r>
    </w:p>
    <w:p w14:paraId="7EBDF600" w14:textId="77777777" w:rsidR="002872B4" w:rsidRDefault="007F7B2C">
      <w:pPr>
        <w:pStyle w:val="Bibliography1"/>
      </w:pPr>
      <w:r>
        <w:t xml:space="preserve">Berman, R. A., &amp; </w:t>
      </w:r>
      <w:proofErr w:type="spellStart"/>
      <w:r>
        <w:t>Slobin</w:t>
      </w:r>
      <w:proofErr w:type="spellEnd"/>
      <w:r>
        <w:t xml:space="preserve">, D. I. (1994). </w:t>
      </w:r>
      <w:r>
        <w:rPr>
          <w:i/>
          <w:iCs/>
        </w:rPr>
        <w:t xml:space="preserve">Relating events in narrative: A </w:t>
      </w:r>
      <w:proofErr w:type="spellStart"/>
      <w:r>
        <w:rPr>
          <w:i/>
          <w:iCs/>
        </w:rPr>
        <w:t>crosslinguistic</w:t>
      </w:r>
      <w:proofErr w:type="spellEnd"/>
      <w:r>
        <w:rPr>
          <w:i/>
          <w:iCs/>
        </w:rPr>
        <w:t xml:space="preserve"> developmental study</w:t>
      </w:r>
      <w:r>
        <w:t>. Lawrence Erlbaum.</w:t>
      </w:r>
    </w:p>
    <w:p w14:paraId="58934AB8" w14:textId="77777777" w:rsidR="007175F2" w:rsidRDefault="007F7B2C">
      <w:pPr>
        <w:pStyle w:val="Bibliography1"/>
      </w:pPr>
      <w:r w:rsidRPr="00E03C51">
        <w:rPr>
          <w:lang w:val="de-DE"/>
        </w:rPr>
        <w:t xml:space="preserve">Bicknell, K., Elman, J. L., Hare, M., McRae, K., &amp; Kutas, M. (2010). </w:t>
      </w:r>
      <w:r>
        <w:t xml:space="preserve">Effects of event knowledge in processing verbal arguments. </w:t>
      </w:r>
      <w:r>
        <w:rPr>
          <w:i/>
          <w:iCs/>
        </w:rPr>
        <w:t>Journal of Memory and Language, 63</w:t>
      </w:r>
      <w:r>
        <w:t>(4), 489–505.</w:t>
      </w:r>
    </w:p>
    <w:p w14:paraId="25A66444" w14:textId="77777777" w:rsidR="007175F2" w:rsidRDefault="007F7B2C">
      <w:pPr>
        <w:pStyle w:val="Bibliography1"/>
      </w:pPr>
      <w:proofErr w:type="spellStart"/>
      <w:r>
        <w:t>Bürkner</w:t>
      </w:r>
      <w:proofErr w:type="spellEnd"/>
      <w:r>
        <w:t xml:space="preserve">, P.-C. (2017). </w:t>
      </w:r>
      <w:proofErr w:type="spellStart"/>
      <w:r>
        <w:t>brms</w:t>
      </w:r>
      <w:proofErr w:type="spellEnd"/>
      <w:r>
        <w:t xml:space="preserve">: An R package for Bayesian multilevel models using Stan. </w:t>
      </w:r>
      <w:r>
        <w:rPr>
          <w:i/>
          <w:iCs/>
        </w:rPr>
        <w:t>Journal of Statistical Software, 80</w:t>
      </w:r>
      <w:r>
        <w:t>(1), 1–28. https://doi.org/10.18637/jss.v080.i01</w:t>
      </w:r>
    </w:p>
    <w:p w14:paraId="7B613BFF" w14:textId="77777777" w:rsidR="007175F2" w:rsidRDefault="007F7B2C">
      <w:pPr>
        <w:pStyle w:val="Bibliography1"/>
      </w:pPr>
      <w:r>
        <w:t xml:space="preserve">Chen, J. (2008). </w:t>
      </w:r>
      <w:r>
        <w:rPr>
          <w:i/>
          <w:iCs/>
        </w:rPr>
        <w:t>The acquisition of verb compounding in Mandarin Chinese</w:t>
      </w:r>
      <w:r>
        <w:t xml:space="preserve"> [Doctoral dissertation, </w:t>
      </w:r>
      <w:proofErr w:type="spellStart"/>
      <w:r>
        <w:t>Vrije</w:t>
      </w:r>
      <w:proofErr w:type="spellEnd"/>
      <w:r>
        <w:t xml:space="preserve"> </w:t>
      </w:r>
      <w:proofErr w:type="spellStart"/>
      <w:r>
        <w:t>Universiteit</w:t>
      </w:r>
      <w:proofErr w:type="spellEnd"/>
      <w:r>
        <w:t xml:space="preserve"> Amsterdam]. LOT.</w:t>
      </w:r>
    </w:p>
    <w:p w14:paraId="5C47A7C9" w14:textId="77777777" w:rsidR="007175F2" w:rsidRDefault="007F7B2C">
      <w:pPr>
        <w:pStyle w:val="Bibliography1"/>
      </w:pPr>
      <w:r>
        <w:t xml:space="preserve">Chen, J. (2017). When transparency doesn’t mean ease: Learning the meaning of resultative verb compounds in Mandarin Chinese. </w:t>
      </w:r>
      <w:r>
        <w:rPr>
          <w:i/>
          <w:iCs/>
        </w:rPr>
        <w:t>Journal of Child Language, 44</w:t>
      </w:r>
      <w:r>
        <w:t>(3), 695–718. https://doi.org/10.1017/S0305000916000192</w:t>
      </w:r>
    </w:p>
    <w:p w14:paraId="43FCB77D" w14:textId="77777777" w:rsidR="007175F2" w:rsidRDefault="007F7B2C">
      <w:pPr>
        <w:pStyle w:val="Bibliography1"/>
      </w:pPr>
      <w:r>
        <w:t xml:space="preserve">Chen, J. (2018). “He killed a chicken, but it didn’t die”: An empirical study of the lexicalization of state change in Mandarin </w:t>
      </w:r>
      <w:proofErr w:type="spellStart"/>
      <w:r>
        <w:t>monomorphemic</w:t>
      </w:r>
      <w:proofErr w:type="spellEnd"/>
      <w:r>
        <w:t xml:space="preserve"> verbs. </w:t>
      </w:r>
      <w:r>
        <w:rPr>
          <w:i/>
          <w:iCs/>
        </w:rPr>
        <w:t>Chinese Language and Discourse, 9</w:t>
      </w:r>
      <w:r>
        <w:t>(2), 136–161. https://doi.org/10.1075/cld.17007.che</w:t>
      </w:r>
    </w:p>
    <w:p w14:paraId="51181EB6" w14:textId="77777777" w:rsidR="007175F2" w:rsidRDefault="007F7B2C">
      <w:pPr>
        <w:pStyle w:val="Bibliography1"/>
      </w:pPr>
      <w:r>
        <w:lastRenderedPageBreak/>
        <w:t xml:space="preserve">Deng, X. (2019). The acquisition of resultative verb compounds in Mandarin Chinese. </w:t>
      </w:r>
      <w:r>
        <w:rPr>
          <w:i/>
          <w:iCs/>
        </w:rPr>
        <w:t>Journal of Chinese Linguistics, 47</w:t>
      </w:r>
      <w:r>
        <w:t>(1), 42–81.</w:t>
      </w:r>
    </w:p>
    <w:p w14:paraId="255EFFF7" w14:textId="77777777" w:rsidR="007175F2" w:rsidRDefault="007F7B2C">
      <w:pPr>
        <w:pStyle w:val="Bibliography1"/>
      </w:pPr>
      <w:r>
        <w:t xml:space="preserve">Enders, C. K., &amp; </w:t>
      </w:r>
      <w:proofErr w:type="spellStart"/>
      <w:r>
        <w:t>Tofighi</w:t>
      </w:r>
      <w:proofErr w:type="spellEnd"/>
      <w:r>
        <w:t xml:space="preserve">, D. (2007). Centering predictor variables in cross-sectional multilevel models: A new look at an old issue. </w:t>
      </w:r>
      <w:r>
        <w:rPr>
          <w:i/>
          <w:iCs/>
        </w:rPr>
        <w:t>Psychological Methods, 12</w:t>
      </w:r>
      <w:r>
        <w:t>(2), 121–138. https://doi.org/10.1037/1082-989X.12.2.121</w:t>
      </w:r>
    </w:p>
    <w:p w14:paraId="488E6406" w14:textId="77777777" w:rsidR="007175F2" w:rsidRDefault="007F7B2C">
      <w:pPr>
        <w:pStyle w:val="Bibliography1"/>
      </w:pPr>
      <w:proofErr w:type="spellStart"/>
      <w:r>
        <w:t>Gergely</w:t>
      </w:r>
      <w:proofErr w:type="spellEnd"/>
      <w:r>
        <w:t xml:space="preserve">, G., &amp; </w:t>
      </w:r>
      <w:proofErr w:type="spellStart"/>
      <w:r>
        <w:t>Csibra</w:t>
      </w:r>
      <w:proofErr w:type="spellEnd"/>
      <w:r>
        <w:t xml:space="preserve">, G. (2003). Teleological reasoning in infancy: The naïve theory of rational action. </w:t>
      </w:r>
      <w:r>
        <w:rPr>
          <w:i/>
          <w:iCs/>
        </w:rPr>
        <w:t>Trends in Cognitive Sciences, 7</w:t>
      </w:r>
      <w:r>
        <w:t>(7), 287–292.</w:t>
      </w:r>
    </w:p>
    <w:p w14:paraId="19A003FD" w14:textId="77777777" w:rsidR="002872B4" w:rsidRDefault="007F7B2C">
      <w:pPr>
        <w:pStyle w:val="Bibliography1"/>
      </w:pPr>
      <w:proofErr w:type="spellStart"/>
      <w:r>
        <w:t>Givón</w:t>
      </w:r>
      <w:proofErr w:type="spellEnd"/>
      <w:r>
        <w:t xml:space="preserve">, T. (1978). Negation in language: Pragmatics, function, ontology. In P. Cole (Ed.), </w:t>
      </w:r>
      <w:r>
        <w:rPr>
          <w:i/>
          <w:iCs/>
        </w:rPr>
        <w:t>Syntax and semantics: Vol. 9. Pragmatics</w:t>
      </w:r>
      <w:r>
        <w:t xml:space="preserve"> (pp. 69–112). Academic Press.</w:t>
      </w:r>
    </w:p>
    <w:p w14:paraId="2AC5B12A" w14:textId="77777777" w:rsidR="007175F2" w:rsidRDefault="007F7B2C">
      <w:pPr>
        <w:pStyle w:val="Bibliography1"/>
      </w:pPr>
      <w:r>
        <w:t xml:space="preserve">Han, P. (2021). Reanalyzing Mandarin V1–V2 resultative constructions—A force-theoretic approach. </w:t>
      </w:r>
      <w:r>
        <w:rPr>
          <w:i/>
          <w:iCs/>
        </w:rPr>
        <w:t xml:space="preserve">Canadian Journal of Linguistics/Revue </w:t>
      </w:r>
      <w:proofErr w:type="spellStart"/>
      <w:r>
        <w:rPr>
          <w:i/>
          <w:iCs/>
        </w:rPr>
        <w:t>canadienne</w:t>
      </w:r>
      <w:proofErr w:type="spellEnd"/>
      <w:r>
        <w:rPr>
          <w:i/>
          <w:iCs/>
        </w:rPr>
        <w:t xml:space="preserve"> de </w:t>
      </w:r>
      <w:proofErr w:type="spellStart"/>
      <w:r>
        <w:rPr>
          <w:i/>
          <w:iCs/>
        </w:rPr>
        <w:t>linguistique</w:t>
      </w:r>
      <w:proofErr w:type="spellEnd"/>
      <w:r>
        <w:rPr>
          <w:i/>
          <w:iCs/>
        </w:rPr>
        <w:t>, 66</w:t>
      </w:r>
      <w:r>
        <w:t>(2), 191–222. https://doi.org/10.1017/cnj.2021.11</w:t>
      </w:r>
    </w:p>
    <w:p w14:paraId="7D2A7132" w14:textId="77777777" w:rsidR="007175F2" w:rsidRDefault="007F7B2C">
      <w:pPr>
        <w:pStyle w:val="Bibliography1"/>
      </w:pPr>
      <w:r>
        <w:t xml:space="preserve">Hsu, N., </w:t>
      </w:r>
      <w:proofErr w:type="spellStart"/>
      <w:r>
        <w:t>Rispoli</w:t>
      </w:r>
      <w:proofErr w:type="spellEnd"/>
      <w:r>
        <w:t xml:space="preserve">, M., &amp; Hadley, P. A. (2019). Mastering the grammar of complex events: Evidence from Mandarin resultative verb compounds. </w:t>
      </w:r>
      <w:r>
        <w:rPr>
          <w:i/>
          <w:iCs/>
        </w:rPr>
        <w:t>Language Learning and Development, 15</w:t>
      </w:r>
      <w:r>
        <w:t>(3), 255–277. https://doi.org/10.1080/15475441.2019.1590204</w:t>
      </w:r>
    </w:p>
    <w:p w14:paraId="60457C4E" w14:textId="77777777" w:rsidR="007175F2" w:rsidRDefault="007F7B2C">
      <w:pPr>
        <w:pStyle w:val="Bibliography1"/>
      </w:pPr>
      <w:r>
        <w:t xml:space="preserve">Huang, C.-T. J. (2006). Resultatives and </w:t>
      </w:r>
      <w:proofErr w:type="spellStart"/>
      <w:r>
        <w:t>unaccusatives</w:t>
      </w:r>
      <w:proofErr w:type="spellEnd"/>
      <w:r>
        <w:t xml:space="preserve">: A parametric view. </w:t>
      </w:r>
      <w:r>
        <w:rPr>
          <w:i/>
          <w:iCs/>
        </w:rPr>
        <w:t>Bulletin of the Chinese Linguistic Society of Japan, 2006</w:t>
      </w:r>
      <w:r>
        <w:t>(253), 1–43. https://doi.org/10.7131/chuugokugogaku.2006.1</w:t>
      </w:r>
    </w:p>
    <w:p w14:paraId="64BEA0F6" w14:textId="77777777" w:rsidR="007175F2" w:rsidRDefault="007F7B2C">
      <w:pPr>
        <w:pStyle w:val="Bibliography1"/>
      </w:pPr>
      <w:r w:rsidRPr="00E03C51">
        <w:rPr>
          <w:lang w:val="de-DE"/>
        </w:rPr>
        <w:t xml:space="preserve">Katsos, N., &amp; Bishop, D. V. M. (2011). </w:t>
      </w:r>
      <w:r>
        <w:t xml:space="preserve">Pragmatic tolerance: Implications for the acquisition of </w:t>
      </w:r>
      <w:proofErr w:type="spellStart"/>
      <w:r>
        <w:t>informativeness</w:t>
      </w:r>
      <w:proofErr w:type="spellEnd"/>
      <w:r>
        <w:t xml:space="preserve"> and </w:t>
      </w:r>
      <w:proofErr w:type="spellStart"/>
      <w:r>
        <w:t>implicature</w:t>
      </w:r>
      <w:proofErr w:type="spellEnd"/>
      <w:r>
        <w:t xml:space="preserve">. </w:t>
      </w:r>
      <w:r>
        <w:rPr>
          <w:i/>
          <w:iCs/>
        </w:rPr>
        <w:t>Cognition, 120</w:t>
      </w:r>
      <w:r>
        <w:t>(1), 67–81. https://doi.org/10.1016/j.cognition.2011.02.015</w:t>
      </w:r>
    </w:p>
    <w:p w14:paraId="0031FB67" w14:textId="77777777" w:rsidR="007175F2" w:rsidRDefault="007F7B2C">
      <w:pPr>
        <w:pStyle w:val="Bibliography1"/>
      </w:pPr>
      <w:r>
        <w:lastRenderedPageBreak/>
        <w:t xml:space="preserve">Kim, S., &amp; Murphy, G. L. (2011). Ideals and category typicality. </w:t>
      </w:r>
      <w:r>
        <w:rPr>
          <w:i/>
          <w:iCs/>
        </w:rPr>
        <w:t>Journal of Experimental Psychology: Learning, Memory, and Cognition, 37</w:t>
      </w:r>
      <w:r>
        <w:t>(5), 1092–1112. https://doi.org/10.1037/a0023916</w:t>
      </w:r>
    </w:p>
    <w:p w14:paraId="18863F77" w14:textId="77777777" w:rsidR="007175F2" w:rsidRPr="00E03C51" w:rsidRDefault="007F7B2C">
      <w:pPr>
        <w:pStyle w:val="Bibliography1"/>
        <w:rPr>
          <w:lang w:val="de-DE"/>
        </w:rPr>
      </w:pPr>
      <w:r>
        <w:t xml:space="preserve">Kou, X., &amp; </w:t>
      </w:r>
      <w:proofErr w:type="spellStart"/>
      <w:r>
        <w:t>Hohenstein</w:t>
      </w:r>
      <w:proofErr w:type="spellEnd"/>
      <w:r>
        <w:t xml:space="preserve">, J. (2022). Fulfillment types in realization events: Definition, distinctions, and diagnostics. </w:t>
      </w:r>
      <w:r w:rsidRPr="00E03C51">
        <w:rPr>
          <w:i/>
          <w:iCs/>
          <w:lang w:val="de-DE"/>
        </w:rPr>
        <w:t>Lingua, 269</w:t>
      </w:r>
      <w:r w:rsidRPr="00E03C51">
        <w:rPr>
          <w:lang w:val="de-DE"/>
        </w:rPr>
        <w:t>, Article 103204. https://doi.org/10.1016/j.lingua.2021.103204</w:t>
      </w:r>
    </w:p>
    <w:p w14:paraId="713D6FAD" w14:textId="77777777" w:rsidR="007175F2" w:rsidRDefault="007F7B2C">
      <w:pPr>
        <w:pStyle w:val="Bibliography1"/>
      </w:pPr>
      <w:r w:rsidRPr="00E03C51">
        <w:rPr>
          <w:lang w:val="de-DE"/>
        </w:rPr>
        <w:t xml:space="preserve">Kou, X., &amp; Hohenstein, J. (2024). </w:t>
      </w:r>
      <w:r>
        <w:t xml:space="preserve">Manner, result, and intention: Implications for event typology from a cognitive account of verb semantics based on fulfilment types. </w:t>
      </w:r>
      <w:r>
        <w:rPr>
          <w:i/>
          <w:iCs/>
        </w:rPr>
        <w:t>Language and Cognition, 16</w:t>
      </w:r>
      <w:r>
        <w:t>(4), 1053–1078. https://doi.org/10.1017/langcog.2023.72</w:t>
      </w:r>
    </w:p>
    <w:p w14:paraId="5CF237F0" w14:textId="77777777" w:rsidR="007175F2" w:rsidRDefault="007F7B2C">
      <w:pPr>
        <w:pStyle w:val="Bibliography1"/>
      </w:pPr>
      <w:r>
        <w:t xml:space="preserve">Li, C. N., &amp; Thompson, S. A. (1981). </w:t>
      </w:r>
      <w:r>
        <w:rPr>
          <w:i/>
          <w:iCs/>
        </w:rPr>
        <w:t>Mandarin Chinese: A functional reference grammar</w:t>
      </w:r>
      <w:r>
        <w:t>. University of California Press.</w:t>
      </w:r>
    </w:p>
    <w:p w14:paraId="5358DA69" w14:textId="77777777" w:rsidR="007175F2" w:rsidRDefault="007F7B2C">
      <w:pPr>
        <w:pStyle w:val="Bibliography1"/>
      </w:pPr>
      <w:r>
        <w:t xml:space="preserve">Li, P., &amp; </w:t>
      </w:r>
      <w:proofErr w:type="spellStart"/>
      <w:r>
        <w:t>Bowerman</w:t>
      </w:r>
      <w:proofErr w:type="spellEnd"/>
      <w:r>
        <w:t xml:space="preserve">, M. (1998). The acquisition of lexical and grammatical aspect in Chinese. </w:t>
      </w:r>
      <w:r>
        <w:rPr>
          <w:i/>
          <w:iCs/>
        </w:rPr>
        <w:t>First Language, 18</w:t>
      </w:r>
      <w:r>
        <w:t>(54), 311–350. https://doi.org/10.1177/014272379801805404</w:t>
      </w:r>
    </w:p>
    <w:p w14:paraId="12BFE163" w14:textId="77777777" w:rsidR="007175F2" w:rsidRDefault="007F7B2C">
      <w:pPr>
        <w:pStyle w:val="Bibliography1"/>
      </w:pPr>
      <w:r>
        <w:t xml:space="preserve">Li, Y. (1990). On V-V compounds in Chinese. </w:t>
      </w:r>
      <w:r>
        <w:rPr>
          <w:i/>
          <w:iCs/>
        </w:rPr>
        <w:t>Natural Language &amp; Linguistic Theory, 8</w:t>
      </w:r>
      <w:r>
        <w:t>(2), 177–207. https://doi.org/10.1007/BF00208523</w:t>
      </w:r>
    </w:p>
    <w:p w14:paraId="66365460" w14:textId="77777777" w:rsidR="007175F2" w:rsidRDefault="007F7B2C">
      <w:pPr>
        <w:pStyle w:val="Bibliography1"/>
      </w:pPr>
      <w:r>
        <w:t xml:space="preserve">Li, Y. (1995). The thematic hierarchy and </w:t>
      </w:r>
      <w:proofErr w:type="spellStart"/>
      <w:r>
        <w:t>causativity</w:t>
      </w:r>
      <w:proofErr w:type="spellEnd"/>
      <w:r>
        <w:t xml:space="preserve">. </w:t>
      </w:r>
      <w:r>
        <w:rPr>
          <w:i/>
          <w:iCs/>
        </w:rPr>
        <w:t>Natural Language &amp; Linguistic Theory, 13</w:t>
      </w:r>
      <w:r>
        <w:t>(2), 255–282. https://doi.org/10.1007/BF00992783</w:t>
      </w:r>
    </w:p>
    <w:p w14:paraId="4D4FD6AB" w14:textId="77777777" w:rsidR="007175F2" w:rsidRDefault="007F7B2C">
      <w:pPr>
        <w:pStyle w:val="Bibliography1"/>
      </w:pPr>
      <w:r>
        <w:t xml:space="preserve">Liu, J. (2018). </w:t>
      </w:r>
      <w:r>
        <w:rPr>
          <w:i/>
          <w:iCs/>
        </w:rPr>
        <w:t>(Non-culminating) accomplishments in child and adult Mandarin</w:t>
      </w:r>
      <w:r>
        <w:t xml:space="preserve"> [Doctoral dissertation, </w:t>
      </w:r>
      <w:proofErr w:type="spellStart"/>
      <w:r>
        <w:t>Université</w:t>
      </w:r>
      <w:proofErr w:type="spellEnd"/>
      <w:r>
        <w:t xml:space="preserve"> de Nantes]. https://www.theses.fr/2018NANT2034</w:t>
      </w:r>
    </w:p>
    <w:p w14:paraId="0AEB3843" w14:textId="77777777" w:rsidR="007175F2" w:rsidRDefault="007F7B2C">
      <w:pPr>
        <w:pStyle w:val="Bibliography1"/>
      </w:pPr>
      <w:r>
        <w:t xml:space="preserve">Liu, J., van </w:t>
      </w:r>
      <w:proofErr w:type="spellStart"/>
      <w:r>
        <w:t>Hout</w:t>
      </w:r>
      <w:proofErr w:type="spellEnd"/>
      <w:r>
        <w:t xml:space="preserve">, A., &amp; </w:t>
      </w:r>
      <w:proofErr w:type="spellStart"/>
      <w:r>
        <w:t>Demirdache</w:t>
      </w:r>
      <w:proofErr w:type="spellEnd"/>
      <w:r>
        <w:t xml:space="preserve">, H. (2026). Mandarin children’s acquisition of event culmination. </w:t>
      </w:r>
      <w:r>
        <w:rPr>
          <w:i/>
          <w:iCs/>
        </w:rPr>
        <w:t>Languages, 11</w:t>
      </w:r>
      <w:r>
        <w:t>(9), Article 190. https://doi.org/10.3390/languages11090190</w:t>
      </w:r>
    </w:p>
    <w:p w14:paraId="7CDA2985" w14:textId="77777777" w:rsidR="007175F2" w:rsidRDefault="007F7B2C">
      <w:pPr>
        <w:pStyle w:val="Bibliography1"/>
      </w:pPr>
      <w:r>
        <w:t xml:space="preserve">Liu, X., &amp; Ji, Y. (2023, May). </w:t>
      </w:r>
      <w:r>
        <w:rPr>
          <w:i/>
          <w:iCs/>
        </w:rPr>
        <w:t>Early production of resultative verb compounds in Mandarin: Compositionality and eventuality</w:t>
      </w:r>
      <w:r>
        <w:t xml:space="preserve"> [Conference presentation]. The 29th Annual </w:t>
      </w:r>
      <w:r>
        <w:lastRenderedPageBreak/>
        <w:t>Conference of the International Association of Chinese Linguistics. https://doi.org/10.13140/RG.2.2.34116.30080</w:t>
      </w:r>
    </w:p>
    <w:p w14:paraId="5877C295" w14:textId="77777777" w:rsidR="007175F2" w:rsidRDefault="007F7B2C">
      <w:pPr>
        <w:pStyle w:val="Bibliography1"/>
      </w:pPr>
      <w:r>
        <w:t xml:space="preserve">Ma, W., </w:t>
      </w:r>
      <w:proofErr w:type="spellStart"/>
      <w:r>
        <w:t>Golinkoff</w:t>
      </w:r>
      <w:proofErr w:type="spellEnd"/>
      <w:r>
        <w:t>, R. M., Song, L., &amp; Hirsh-</w:t>
      </w:r>
      <w:proofErr w:type="spellStart"/>
      <w:r>
        <w:t>Pasek</w:t>
      </w:r>
      <w:proofErr w:type="spellEnd"/>
      <w:r>
        <w:t xml:space="preserve">, K. (2021). Using verb extension to gauge children’s verb meaning </w:t>
      </w:r>
      <w:proofErr w:type="spellStart"/>
      <w:r>
        <w:t>construals</w:t>
      </w:r>
      <w:proofErr w:type="spellEnd"/>
      <w:r>
        <w:t xml:space="preserve">: The case of Chinese. </w:t>
      </w:r>
      <w:r>
        <w:rPr>
          <w:i/>
          <w:iCs/>
        </w:rPr>
        <w:t>Frontiers in Psychology, 11</w:t>
      </w:r>
      <w:r>
        <w:t>, Article 572198. https://doi.org/10.3389/fpsyg.2020.572198</w:t>
      </w:r>
    </w:p>
    <w:p w14:paraId="0570C44B" w14:textId="77777777" w:rsidR="007175F2" w:rsidRDefault="007F7B2C">
      <w:pPr>
        <w:pStyle w:val="Bibliography1"/>
      </w:pPr>
      <w:r>
        <w:t xml:space="preserve">Martin, F., Sun, H., Liu, J., &amp; </w:t>
      </w:r>
      <w:proofErr w:type="spellStart"/>
      <w:r>
        <w:t>Demirdache</w:t>
      </w:r>
      <w:proofErr w:type="spellEnd"/>
      <w:r>
        <w:t xml:space="preserve">, H. (2020). On the zero-change construal of causative simple verbs in Mandarin Chinese. </w:t>
      </w:r>
      <w:r>
        <w:rPr>
          <w:i/>
          <w:iCs/>
        </w:rPr>
        <w:t xml:space="preserve">Proceedings of </w:t>
      </w:r>
      <w:proofErr w:type="spellStart"/>
      <w:r>
        <w:rPr>
          <w:i/>
          <w:iCs/>
        </w:rPr>
        <w:t>TripleA</w:t>
      </w:r>
      <w:proofErr w:type="spellEnd"/>
      <w:r>
        <w:rPr>
          <w:i/>
          <w:iCs/>
        </w:rPr>
        <w:t xml:space="preserve"> 7</w:t>
      </w:r>
      <w:r>
        <w:t>. https://www.researchgate.net/publication/345384836</w:t>
      </w:r>
    </w:p>
    <w:p w14:paraId="522735E1" w14:textId="77777777" w:rsidR="007175F2" w:rsidRDefault="007F7B2C">
      <w:pPr>
        <w:pStyle w:val="Bibliography1"/>
      </w:pPr>
      <w:r>
        <w:t xml:space="preserve">Martin, F., Sun, H., Liu, J., &amp; </w:t>
      </w:r>
      <w:proofErr w:type="spellStart"/>
      <w:r>
        <w:t>Demirdache</w:t>
      </w:r>
      <w:proofErr w:type="spellEnd"/>
      <w:r>
        <w:t xml:space="preserve">, H. (2023). </w:t>
      </w:r>
      <w:proofErr w:type="spellStart"/>
      <w:r>
        <w:rPr>
          <w:i/>
          <w:iCs/>
        </w:rPr>
        <w:t>Monomorphemic</w:t>
      </w:r>
      <w:proofErr w:type="spellEnd"/>
      <w:r>
        <w:rPr>
          <w:i/>
          <w:iCs/>
        </w:rPr>
        <w:t xml:space="preserve"> verbs in Mandarin Chinese and their </w:t>
      </w:r>
      <w:proofErr w:type="spellStart"/>
      <w:r>
        <w:rPr>
          <w:i/>
          <w:iCs/>
        </w:rPr>
        <w:t>anticausative</w:t>
      </w:r>
      <w:proofErr w:type="spellEnd"/>
      <w:r>
        <w:rPr>
          <w:i/>
          <w:iCs/>
        </w:rPr>
        <w:t xml:space="preserve"> vs. </w:t>
      </w:r>
      <w:proofErr w:type="spellStart"/>
      <w:r>
        <w:rPr>
          <w:i/>
          <w:iCs/>
        </w:rPr>
        <w:t>antiagentive</w:t>
      </w:r>
      <w:proofErr w:type="spellEnd"/>
      <w:r>
        <w:rPr>
          <w:i/>
          <w:iCs/>
        </w:rPr>
        <w:t xml:space="preserve"> </w:t>
      </w:r>
      <w:proofErr w:type="spellStart"/>
      <w:r>
        <w:rPr>
          <w:i/>
          <w:iCs/>
        </w:rPr>
        <w:t>alternants</w:t>
      </w:r>
      <w:proofErr w:type="spellEnd"/>
      <w:r>
        <w:t xml:space="preserve"> [Unpublished manuscript].</w:t>
      </w:r>
    </w:p>
    <w:p w14:paraId="454AE143" w14:textId="77777777" w:rsidR="007175F2" w:rsidRDefault="007F7B2C">
      <w:pPr>
        <w:pStyle w:val="Bibliography1"/>
      </w:pPr>
      <w:r>
        <w:t xml:space="preserve">McRae, K., &amp; </w:t>
      </w:r>
      <w:proofErr w:type="spellStart"/>
      <w:r>
        <w:t>Matsuki</w:t>
      </w:r>
      <w:proofErr w:type="spellEnd"/>
      <w:r>
        <w:t xml:space="preserve">, K. (2009). People use their knowledge of common events to understand language, and do so as quickly as possible. </w:t>
      </w:r>
      <w:r>
        <w:rPr>
          <w:i/>
          <w:iCs/>
        </w:rPr>
        <w:t>Language and Linguistics Compass, 3</w:t>
      </w:r>
      <w:r>
        <w:t>(6), 1417–1429.</w:t>
      </w:r>
    </w:p>
    <w:p w14:paraId="64B0B016" w14:textId="77777777" w:rsidR="007175F2" w:rsidRDefault="007F7B2C">
      <w:pPr>
        <w:pStyle w:val="Bibliography1"/>
      </w:pPr>
      <w:proofErr w:type="spellStart"/>
      <w:r>
        <w:t>Papafragou</w:t>
      </w:r>
      <w:proofErr w:type="spellEnd"/>
      <w:r>
        <w:t xml:space="preserve">, A., &amp; </w:t>
      </w:r>
      <w:proofErr w:type="spellStart"/>
      <w:r>
        <w:t>Musolino</w:t>
      </w:r>
      <w:proofErr w:type="spellEnd"/>
      <w:r>
        <w:t xml:space="preserve">, J. (2003). Scalar </w:t>
      </w:r>
      <w:proofErr w:type="spellStart"/>
      <w:r>
        <w:t>implicatures</w:t>
      </w:r>
      <w:proofErr w:type="spellEnd"/>
      <w:r>
        <w:t xml:space="preserve">: Experiments at the semantics–pragmatics interface. </w:t>
      </w:r>
      <w:r>
        <w:rPr>
          <w:i/>
          <w:iCs/>
        </w:rPr>
        <w:t>Cognition, 86</w:t>
      </w:r>
      <w:r>
        <w:t>(3), 253–282. https://doi.org/10.1016/S0010-0277(02)00179-8</w:t>
      </w:r>
    </w:p>
    <w:p w14:paraId="696039A5" w14:textId="77777777" w:rsidR="007175F2" w:rsidRDefault="007F7B2C">
      <w:pPr>
        <w:pStyle w:val="Bibliography1"/>
      </w:pPr>
      <w:proofErr w:type="spellStart"/>
      <w:r>
        <w:t>Skordos</w:t>
      </w:r>
      <w:proofErr w:type="spellEnd"/>
      <w:r>
        <w:t xml:space="preserve">, D., &amp; </w:t>
      </w:r>
      <w:proofErr w:type="spellStart"/>
      <w:r>
        <w:t>Papafragou</w:t>
      </w:r>
      <w:proofErr w:type="spellEnd"/>
      <w:r>
        <w:t xml:space="preserve">, A. (2016). Children’s derivation of scalar </w:t>
      </w:r>
      <w:proofErr w:type="spellStart"/>
      <w:r>
        <w:t>implicatures</w:t>
      </w:r>
      <w:proofErr w:type="spellEnd"/>
      <w:r>
        <w:t xml:space="preserve">: Alternatives and relevance. </w:t>
      </w:r>
      <w:r>
        <w:rPr>
          <w:i/>
          <w:iCs/>
        </w:rPr>
        <w:t>Cognition, 153</w:t>
      </w:r>
      <w:r>
        <w:t>, 6–18.</w:t>
      </w:r>
    </w:p>
    <w:p w14:paraId="2B90603C" w14:textId="77777777" w:rsidR="002872B4" w:rsidRDefault="007F7B2C">
      <w:pPr>
        <w:pStyle w:val="Bibliography1"/>
      </w:pPr>
      <w:proofErr w:type="spellStart"/>
      <w:r>
        <w:t>Slobin</w:t>
      </w:r>
      <w:proofErr w:type="spellEnd"/>
      <w:r>
        <w:t xml:space="preserve">, D. I. (1996). From “thought and language” to “thinking for speaking.” In J. J. </w:t>
      </w:r>
      <w:proofErr w:type="spellStart"/>
      <w:r>
        <w:t>Gumperz</w:t>
      </w:r>
      <w:proofErr w:type="spellEnd"/>
      <w:r>
        <w:t xml:space="preserve"> &amp; S. C. Levinson (Eds.), </w:t>
      </w:r>
      <w:r>
        <w:rPr>
          <w:i/>
          <w:iCs/>
        </w:rPr>
        <w:t>Rethinking linguistic relativity</w:t>
      </w:r>
      <w:r>
        <w:t xml:space="preserve"> (pp. 70–96). Cambridge University Press.</w:t>
      </w:r>
    </w:p>
    <w:p w14:paraId="5CC8A9D9" w14:textId="77777777" w:rsidR="007175F2" w:rsidRDefault="007F7B2C">
      <w:pPr>
        <w:pStyle w:val="Bibliography1"/>
      </w:pPr>
      <w:proofErr w:type="spellStart"/>
      <w:r>
        <w:t>Sybesma</w:t>
      </w:r>
      <w:proofErr w:type="spellEnd"/>
      <w:r>
        <w:t xml:space="preserve">, R. (1999). </w:t>
      </w:r>
      <w:r>
        <w:rPr>
          <w:i/>
          <w:iCs/>
        </w:rPr>
        <w:t>The Mandarin VP</w:t>
      </w:r>
      <w:r>
        <w:t>. Kluwer Academic Publishers.</w:t>
      </w:r>
    </w:p>
    <w:p w14:paraId="1928D1AF" w14:textId="77777777" w:rsidR="007175F2" w:rsidRDefault="007F7B2C">
      <w:pPr>
        <w:pStyle w:val="Bibliography1"/>
      </w:pPr>
      <w:r>
        <w:lastRenderedPageBreak/>
        <w:t xml:space="preserve">Tai, J. H.-Y. (1984). Verbs and times in Chinese: </w:t>
      </w:r>
      <w:proofErr w:type="spellStart"/>
      <w:r>
        <w:t>Vendler’s</w:t>
      </w:r>
      <w:proofErr w:type="spellEnd"/>
      <w:r>
        <w:t xml:space="preserve"> four categories. In D. </w:t>
      </w:r>
      <w:proofErr w:type="spellStart"/>
      <w:r>
        <w:t>Testen</w:t>
      </w:r>
      <w:proofErr w:type="spellEnd"/>
      <w:r>
        <w:t xml:space="preserve">, V. Mishra, &amp; J. Drogo (Eds.), </w:t>
      </w:r>
      <w:r>
        <w:rPr>
          <w:i/>
          <w:iCs/>
        </w:rPr>
        <w:t xml:space="preserve">Papers from the </w:t>
      </w:r>
      <w:proofErr w:type="spellStart"/>
      <w:r>
        <w:rPr>
          <w:i/>
          <w:iCs/>
        </w:rPr>
        <w:t>Parasession</w:t>
      </w:r>
      <w:proofErr w:type="spellEnd"/>
      <w:r>
        <w:rPr>
          <w:i/>
          <w:iCs/>
        </w:rPr>
        <w:t xml:space="preserve"> on Lexical Semantics</w:t>
      </w:r>
      <w:r>
        <w:t xml:space="preserve"> (pp. 289–296). Chicago Linguistic Society.</w:t>
      </w:r>
    </w:p>
    <w:p w14:paraId="4E00F6F9" w14:textId="77777777" w:rsidR="007175F2" w:rsidRDefault="007F7B2C">
      <w:pPr>
        <w:pStyle w:val="Bibliography1"/>
      </w:pPr>
      <w:proofErr w:type="spellStart"/>
      <w:r>
        <w:t>Talmy</w:t>
      </w:r>
      <w:proofErr w:type="spellEnd"/>
      <w:r>
        <w:t xml:space="preserve">, L. (1991). Path to realization: A typology of event conflation. </w:t>
      </w:r>
      <w:r>
        <w:rPr>
          <w:i/>
          <w:iCs/>
        </w:rPr>
        <w:t>Proceedings of the Annual Meeting of the Berkeley Linguistics Society, 17</w:t>
      </w:r>
      <w:r>
        <w:t>, 480–519. https://doi.org/10.3765/bls.v17i0.1620</w:t>
      </w:r>
    </w:p>
    <w:p w14:paraId="160F847A" w14:textId="77777777" w:rsidR="007175F2" w:rsidRDefault="007F7B2C">
      <w:pPr>
        <w:pStyle w:val="Bibliography1"/>
      </w:pPr>
      <w:proofErr w:type="spellStart"/>
      <w:r>
        <w:t>Talmy</w:t>
      </w:r>
      <w:proofErr w:type="spellEnd"/>
      <w:r>
        <w:t xml:space="preserve">, L. (2000). </w:t>
      </w:r>
      <w:r>
        <w:rPr>
          <w:i/>
          <w:iCs/>
        </w:rPr>
        <w:t>Toward a cognitive semantics: Vol. 2. Typology and process in concept structuring</w:t>
      </w:r>
      <w:r>
        <w:t>. MIT Press.</w:t>
      </w:r>
    </w:p>
    <w:p w14:paraId="6C5A03E0" w14:textId="77777777" w:rsidR="007175F2" w:rsidRDefault="007F7B2C">
      <w:pPr>
        <w:pStyle w:val="Bibliography1"/>
      </w:pPr>
      <w:proofErr w:type="spellStart"/>
      <w:r>
        <w:t>Tham</w:t>
      </w:r>
      <w:proofErr w:type="spellEnd"/>
      <w:r>
        <w:t xml:space="preserve">, S. W. (2012). Result in Mandarin verb compounds. In A. Aguilar Guevara, A. </w:t>
      </w:r>
      <w:proofErr w:type="spellStart"/>
      <w:r>
        <w:t>Chernilovskaya</w:t>
      </w:r>
      <w:proofErr w:type="spellEnd"/>
      <w:r>
        <w:t xml:space="preserve">, &amp; R. </w:t>
      </w:r>
      <w:proofErr w:type="spellStart"/>
      <w:r>
        <w:t>Nouwen</w:t>
      </w:r>
      <w:proofErr w:type="spellEnd"/>
      <w:r>
        <w:t xml:space="preserve"> (Eds.), </w:t>
      </w:r>
      <w:r>
        <w:rPr>
          <w:i/>
          <w:iCs/>
        </w:rPr>
        <w:t xml:space="preserve">Proceedings of Sinn und </w:t>
      </w:r>
      <w:proofErr w:type="spellStart"/>
      <w:r>
        <w:rPr>
          <w:i/>
          <w:iCs/>
        </w:rPr>
        <w:t>Bedeutung</w:t>
      </w:r>
      <w:proofErr w:type="spellEnd"/>
      <w:r>
        <w:rPr>
          <w:i/>
          <w:iCs/>
        </w:rPr>
        <w:t xml:space="preserve"> 16</w:t>
      </w:r>
      <w:r>
        <w:t xml:space="preserve"> (Vol. 2, pp. 599–612). MIT Working Papers in Linguistics.</w:t>
      </w:r>
    </w:p>
    <w:p w14:paraId="5453941F" w14:textId="77777777" w:rsidR="007175F2" w:rsidRDefault="007F7B2C">
      <w:pPr>
        <w:pStyle w:val="Bibliography1"/>
      </w:pPr>
      <w:proofErr w:type="spellStart"/>
      <w:r>
        <w:t>Tversky</w:t>
      </w:r>
      <w:proofErr w:type="spellEnd"/>
      <w:r>
        <w:t xml:space="preserve">, A., &amp; </w:t>
      </w:r>
      <w:proofErr w:type="spellStart"/>
      <w:r>
        <w:t>Kahneman</w:t>
      </w:r>
      <w:proofErr w:type="spellEnd"/>
      <w:r>
        <w:t xml:space="preserve">, D. (1974). Judgment under uncertainty: Heuristics and biases. </w:t>
      </w:r>
      <w:r>
        <w:rPr>
          <w:i/>
          <w:iCs/>
        </w:rPr>
        <w:t>Science, 185</w:t>
      </w:r>
      <w:r>
        <w:t>(4157), 1124–1131. https://doi.org/10.1126/science.185.4157.1124</w:t>
      </w:r>
    </w:p>
    <w:p w14:paraId="25664AE5" w14:textId="77777777" w:rsidR="007175F2" w:rsidRDefault="007F7B2C">
      <w:pPr>
        <w:pStyle w:val="Bibliography1"/>
      </w:pPr>
      <w:proofErr w:type="spellStart"/>
      <w:r>
        <w:t>Vehtari</w:t>
      </w:r>
      <w:proofErr w:type="spellEnd"/>
      <w:r>
        <w:t xml:space="preserve">, A., </w:t>
      </w:r>
      <w:proofErr w:type="spellStart"/>
      <w:r>
        <w:t>Gelman</w:t>
      </w:r>
      <w:proofErr w:type="spellEnd"/>
      <w:r>
        <w:t xml:space="preserve">, A., &amp; </w:t>
      </w:r>
      <w:proofErr w:type="spellStart"/>
      <w:r>
        <w:t>Gabry</w:t>
      </w:r>
      <w:proofErr w:type="spellEnd"/>
      <w:r>
        <w:t xml:space="preserve">, J. (2017). Practical Bayesian model evaluation using leave-one-out cross-validation and WAIC. </w:t>
      </w:r>
      <w:r>
        <w:rPr>
          <w:i/>
          <w:iCs/>
        </w:rPr>
        <w:t>Statistics and Computing, 27</w:t>
      </w:r>
      <w:r>
        <w:t>(5), 1413–1432. https://doi.org/10.1007/s11222-016-9696-4</w:t>
      </w:r>
    </w:p>
    <w:p w14:paraId="605400AA" w14:textId="77777777" w:rsidR="002872B4" w:rsidRDefault="007F7B2C">
      <w:pPr>
        <w:pStyle w:val="Bibliography1"/>
      </w:pPr>
      <w:proofErr w:type="spellStart"/>
      <w:r>
        <w:t>Wason</w:t>
      </w:r>
      <w:proofErr w:type="spellEnd"/>
      <w:r>
        <w:t xml:space="preserve">, P. C. (1965). The contexts of plausible denial. </w:t>
      </w:r>
      <w:r>
        <w:rPr>
          <w:i/>
          <w:iCs/>
        </w:rPr>
        <w:t>Journal of Verbal Learning and Verbal Behavior, 4</w:t>
      </w:r>
      <w:r>
        <w:t>(1), 7–11.</w:t>
      </w:r>
    </w:p>
    <w:p w14:paraId="11AA72EC" w14:textId="77777777" w:rsidR="007175F2" w:rsidRDefault="007F7B2C">
      <w:pPr>
        <w:pStyle w:val="Bibliography1"/>
      </w:pPr>
      <w:r>
        <w:t xml:space="preserve">Westfall, J., Kenny, D. A., &amp; Judd, C. M. (2014). Statistical power and optimal design in experiments in which samples of participants respond to samples of stimuli. </w:t>
      </w:r>
      <w:r>
        <w:rPr>
          <w:i/>
          <w:iCs/>
        </w:rPr>
        <w:t>Journal of Experimental Psychology: General, 143</w:t>
      </w:r>
      <w:r>
        <w:t>(5), 2020–2045. https://doi.org/10.1037/xge0000014</w:t>
      </w:r>
      <w:bookmarkEnd w:id="81"/>
    </w:p>
    <w:sectPr w:rsidR="007175F2" w:rsidSect="00226E36">
      <w:headerReference w:type="default" r:id="rId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JI YUE" w:date="2026-10-11T14:17:00Z" w:initials="JY">
    <w:p w14:paraId="54F406A8" w14:textId="77777777" w:rsidR="00226E36" w:rsidRDefault="00226E36">
      <w:pPr>
        <w:pStyle w:val="CommentText"/>
      </w:pPr>
      <w:r>
        <w:rPr>
          <w:rStyle w:val="CommentReference"/>
        </w:rPr>
        <w:annotationRef/>
      </w:r>
      <w:r w:rsidRPr="00257897">
        <w:t xml:space="preserve">Mandarin-Speaking Children’s Interpretation and Expression of Actions and Results: Evidence from Resultative Verb Compounds and </w:t>
      </w:r>
      <w:proofErr w:type="spellStart"/>
      <w:r w:rsidRPr="00257897">
        <w:t>Monomorphemic</w:t>
      </w:r>
      <w:proofErr w:type="spellEnd"/>
      <w:r w:rsidRPr="00257897">
        <w:t xml:space="preserve"> V1s</w:t>
      </w:r>
    </w:p>
    <w:p w14:paraId="75A76197" w14:textId="0BCAD418" w:rsidR="00226E36" w:rsidRDefault="00226E36">
      <w:pPr>
        <w:pStyle w:val="CommentText"/>
        <w:rPr>
          <w:rFonts w:hint="eastAsia"/>
        </w:rPr>
      </w:pPr>
      <w:r>
        <w:rPr>
          <w:rFonts w:hint="eastAsia"/>
        </w:rPr>
        <w:t>可能还是原来的题目好一些，因为论文本身不是以</w:t>
      </w:r>
      <w:r>
        <w:rPr>
          <w:rFonts w:hint="eastAsia"/>
        </w:rPr>
        <w:t>Resul</w:t>
      </w:r>
      <w:r>
        <w:t>t likelihood</w:t>
      </w:r>
      <w:r>
        <w:rPr>
          <w:rFonts w:hint="eastAsia"/>
        </w:rPr>
        <w:t>为出发点设计的，它只解释了</w:t>
      </w:r>
      <w:r>
        <w:rPr>
          <w:rFonts w:hint="eastAsia"/>
        </w:rPr>
        <w:t>V</w:t>
      </w:r>
      <w:r>
        <w:t>1</w:t>
      </w:r>
      <w:r>
        <w:rPr>
          <w:rFonts w:hint="eastAsia"/>
        </w:rPr>
        <w:t>部分；另外如果题目里提</w:t>
      </w:r>
      <w:r>
        <w:rPr>
          <w:rFonts w:hint="eastAsia"/>
        </w:rPr>
        <w:t>r</w:t>
      </w:r>
      <w:r>
        <w:t>esult likelihood</w:t>
      </w:r>
      <w:r>
        <w:rPr>
          <w:rFonts w:hint="eastAsia"/>
        </w:rPr>
        <w:t>，那</w:t>
      </w:r>
      <w:r>
        <w:rPr>
          <w:rFonts w:hint="eastAsia"/>
        </w:rPr>
        <w:t>t</w:t>
      </w:r>
      <w:r>
        <w:t>ypicality</w:t>
      </w:r>
      <w:r>
        <w:rPr>
          <w:rFonts w:hint="eastAsia"/>
        </w:rPr>
        <w:t>呢？</w:t>
      </w:r>
    </w:p>
  </w:comment>
  <w:comment w:id="9" w:author="JI YUE" w:date="2026-10-11T14:28:00Z" w:initials="JY">
    <w:p w14:paraId="445DA4B4" w14:textId="10E3CB18" w:rsidR="00226E36" w:rsidRDefault="00226E36">
      <w:pPr>
        <w:pStyle w:val="CommentText"/>
      </w:pPr>
      <w:r>
        <w:rPr>
          <w:rStyle w:val="CommentReference"/>
        </w:rPr>
        <w:annotationRef/>
      </w:r>
      <w:r>
        <w:t>Explain the linguistic phenomenon with a full example.</w:t>
      </w:r>
    </w:p>
  </w:comment>
  <w:comment w:id="11" w:author="JI YUE" w:date="2026-10-11T14:29:00Z" w:initials="JY">
    <w:p w14:paraId="7FA9B27E" w14:textId="6A6FB4DB" w:rsidR="00226E36" w:rsidRDefault="00226E36">
      <w:pPr>
        <w:pStyle w:val="CommentText"/>
        <w:rPr>
          <w:rFonts w:hint="eastAsia"/>
        </w:rPr>
      </w:pPr>
      <w:r>
        <w:rPr>
          <w:rStyle w:val="CommentReference"/>
        </w:rPr>
        <w:annotationRef/>
      </w:r>
      <w:r>
        <w:rPr>
          <w:rFonts w:hint="eastAsia"/>
        </w:rPr>
        <w:t>这个研究问题没取消吧？目前的基本结构还是从</w:t>
      </w:r>
      <w:r>
        <w:rPr>
          <w:rFonts w:hint="eastAsia"/>
        </w:rPr>
        <w:t>R</w:t>
      </w:r>
      <w:r>
        <w:t xml:space="preserve">VC </w:t>
      </w:r>
      <w:proofErr w:type="gramStart"/>
      <w:r>
        <w:rPr>
          <w:rFonts w:hint="eastAsia"/>
        </w:rPr>
        <w:t>vs</w:t>
      </w:r>
      <w:r>
        <w:t>.V</w:t>
      </w:r>
      <w:proofErr w:type="gramEnd"/>
      <w:r>
        <w:t>1</w:t>
      </w:r>
      <w:r>
        <w:rPr>
          <w:rFonts w:hint="eastAsia"/>
        </w:rPr>
        <w:t>开始，所以这一条线还是要保持。</w:t>
      </w:r>
    </w:p>
  </w:comment>
  <w:comment w:id="20" w:author="JI YUE" w:date="2026-10-11T14:33:00Z" w:initials="JY">
    <w:p w14:paraId="4E370A32" w14:textId="124055F7" w:rsidR="00226E36" w:rsidRDefault="00226E36">
      <w:pPr>
        <w:pStyle w:val="CommentText"/>
        <w:rPr>
          <w:rFonts w:hint="eastAsia"/>
        </w:rPr>
      </w:pPr>
      <w:r>
        <w:rPr>
          <w:rStyle w:val="CommentReference"/>
        </w:rPr>
        <w:annotationRef/>
      </w:r>
      <w:r>
        <w:rPr>
          <w:rFonts w:hint="eastAsia"/>
        </w:rPr>
        <w:t>这是进一步讲，儿童对</w:t>
      </w:r>
      <w:r>
        <w:rPr>
          <w:rFonts w:hint="eastAsia"/>
        </w:rPr>
        <w:t>V</w:t>
      </w:r>
      <w:r>
        <w:t>1</w:t>
      </w:r>
      <w:r>
        <w:rPr>
          <w:rFonts w:hint="eastAsia"/>
        </w:rPr>
        <w:t>的理解上的</w:t>
      </w:r>
      <w:r>
        <w:rPr>
          <w:rFonts w:hint="eastAsia"/>
        </w:rPr>
        <w:t>n</w:t>
      </w:r>
      <w:r>
        <w:t>on-adult-like pattern</w:t>
      </w:r>
    </w:p>
  </w:comment>
  <w:comment w:id="22" w:author="JI YUE" w:date="2026-10-11T14:35:00Z" w:initials="JY">
    <w:p w14:paraId="14C32A35" w14:textId="486418FA" w:rsidR="00226E36" w:rsidRDefault="00226E36">
      <w:pPr>
        <w:pStyle w:val="CommentText"/>
      </w:pPr>
      <w:r>
        <w:rPr>
          <w:rStyle w:val="CommentReference"/>
        </w:rPr>
        <w:annotationRef/>
      </w:r>
      <w:r>
        <w:rPr>
          <w:rFonts w:hint="eastAsia"/>
        </w:rPr>
        <w:t>进一步说，成人理解也受到</w:t>
      </w:r>
      <w:r>
        <w:rPr>
          <w:rFonts w:hint="eastAsia"/>
        </w:rPr>
        <w:t>V</w:t>
      </w:r>
      <w:r>
        <w:t>1</w:t>
      </w:r>
      <w:r>
        <w:rPr>
          <w:rFonts w:hint="eastAsia"/>
        </w:rPr>
        <w:t>本身性质的影响。</w:t>
      </w:r>
    </w:p>
  </w:comment>
  <w:comment w:id="23" w:author="JI YUE" w:date="2026-10-11T14:36:00Z" w:initials="JY">
    <w:p w14:paraId="1EE9BBA6" w14:textId="0985075E" w:rsidR="00226E36" w:rsidRDefault="00226E36">
      <w:pPr>
        <w:pStyle w:val="CommentText"/>
        <w:rPr>
          <w:rFonts w:hint="eastAsia"/>
        </w:rPr>
      </w:pPr>
      <w:r>
        <w:rPr>
          <w:rStyle w:val="CommentReference"/>
        </w:rPr>
        <w:annotationRef/>
      </w:r>
      <w:r>
        <w:t>I</w:t>
      </w:r>
      <w:r>
        <w:rPr>
          <w:rFonts w:hint="eastAsia"/>
        </w:rPr>
        <w:t>nference</w:t>
      </w:r>
      <w:r>
        <w:t xml:space="preserve">, cancellation… </w:t>
      </w:r>
      <w:r>
        <w:rPr>
          <w:rFonts w:hint="eastAsia"/>
        </w:rPr>
        <w:t>这些不能直接冒出来，前面举例子解释</w:t>
      </w:r>
      <w:r>
        <w:t xml:space="preserve">V1 </w:t>
      </w:r>
      <w:r>
        <w:rPr>
          <w:rFonts w:hint="eastAsia"/>
        </w:rPr>
        <w:t>alone</w:t>
      </w:r>
      <w:r>
        <w:t xml:space="preserve"> </w:t>
      </w:r>
      <w:r>
        <w:rPr>
          <w:rFonts w:hint="eastAsia"/>
        </w:rPr>
        <w:t>does</w:t>
      </w:r>
      <w:r>
        <w:t xml:space="preserve"> not express the state</w:t>
      </w:r>
      <w:r>
        <w:rPr>
          <w:rFonts w:hint="eastAsia"/>
        </w:rPr>
        <w:t>时，要引入这些概念</w:t>
      </w:r>
    </w:p>
  </w:comment>
  <w:comment w:id="24" w:author="JI YUE" w:date="2026-10-11T14:38:00Z" w:initials="JY">
    <w:p w14:paraId="0A31909F" w14:textId="234D0757" w:rsidR="00226E36" w:rsidRDefault="00226E36">
      <w:pPr>
        <w:pStyle w:val="CommentText"/>
      </w:pPr>
      <w:r>
        <w:rPr>
          <w:rStyle w:val="CommentReference"/>
        </w:rPr>
        <w:annotationRef/>
      </w:r>
      <w:r>
        <w:rPr>
          <w:rFonts w:hint="eastAsia"/>
        </w:rPr>
        <w:t>在</w:t>
      </w:r>
      <w:r>
        <w:t xml:space="preserve">introductory </w:t>
      </w:r>
      <w:r>
        <w:rPr>
          <w:rFonts w:hint="eastAsia"/>
        </w:rPr>
        <w:t>par</w:t>
      </w:r>
      <w:r>
        <w:t>agraph</w:t>
      </w:r>
      <w:r>
        <w:rPr>
          <w:rFonts w:hint="eastAsia"/>
        </w:rPr>
        <w:t>不需要过于具体，这句话没有背景根本理解不了。说清楚很有必要研究儿童如何理解</w:t>
      </w:r>
      <w:r>
        <w:rPr>
          <w:rFonts w:hint="eastAsia"/>
        </w:rPr>
        <w:t>V</w:t>
      </w:r>
      <w:r>
        <w:t>1</w:t>
      </w:r>
      <w:r w:rsidR="000E1DC8">
        <w:rPr>
          <w:rFonts w:hint="eastAsia"/>
        </w:rPr>
        <w:t>、特别是其</w:t>
      </w:r>
      <w:r w:rsidR="000E1DC8">
        <w:rPr>
          <w:rFonts w:hint="eastAsia"/>
        </w:rPr>
        <w:t>r</w:t>
      </w:r>
      <w:r w:rsidR="000E1DC8">
        <w:t>esult strength</w:t>
      </w:r>
      <w:r>
        <w:rPr>
          <w:rFonts w:hint="eastAsia"/>
        </w:rPr>
        <w:t>即可。</w:t>
      </w:r>
    </w:p>
  </w:comment>
  <w:comment w:id="25" w:author="JI YUE" w:date="2026-10-11T14:37:00Z" w:initials="JY">
    <w:p w14:paraId="2F148E36" w14:textId="1BD5DFC5" w:rsidR="00226E36" w:rsidRDefault="00226E36">
      <w:pPr>
        <w:pStyle w:val="CommentText"/>
      </w:pPr>
      <w:r>
        <w:rPr>
          <w:rStyle w:val="CommentReference"/>
        </w:rPr>
        <w:annotationRef/>
      </w:r>
      <w:r w:rsidR="000E1DC8">
        <w:rPr>
          <w:rStyle w:val="CommentReference"/>
        </w:rPr>
        <w:t>T</w:t>
      </w:r>
      <w:r w:rsidR="000E1DC8">
        <w:rPr>
          <w:rStyle w:val="CommentReference"/>
          <w:rFonts w:hint="eastAsia"/>
        </w:rPr>
        <w:t>his</w:t>
      </w:r>
      <w:r w:rsidR="000E1DC8">
        <w:rPr>
          <w:rStyle w:val="CommentReference"/>
        </w:rPr>
        <w:t xml:space="preserve"> is the second research question.</w:t>
      </w:r>
    </w:p>
  </w:comment>
  <w:comment w:id="26" w:author="JI YUE" w:date="2026-10-11T14:44:00Z" w:initials="JY">
    <w:p w14:paraId="4419F468" w14:textId="6C286394" w:rsidR="000E1DC8" w:rsidRDefault="000E1DC8">
      <w:pPr>
        <w:pStyle w:val="CommentText"/>
        <w:rPr>
          <w:rFonts w:hint="eastAsia"/>
        </w:rPr>
      </w:pPr>
      <w:r>
        <w:rPr>
          <w:rStyle w:val="CommentReference"/>
        </w:rPr>
        <w:annotationRef/>
      </w:r>
      <w:r>
        <w:t>It’s hard to understand what this paragraph means. If it’s about how the current results may contribute to theoretical works on RVCs (and V1s), it shouldn’t appear here.</w:t>
      </w:r>
    </w:p>
  </w:comment>
  <w:comment w:id="27" w:author="JI YUE" w:date="2026-10-11T14:47:00Z" w:initials="JY">
    <w:p w14:paraId="274518CF" w14:textId="682E4832" w:rsidR="000E1DC8" w:rsidRDefault="000E1DC8">
      <w:pPr>
        <w:pStyle w:val="CommentText"/>
      </w:pPr>
      <w:r>
        <w:rPr>
          <w:rStyle w:val="CommentReference"/>
        </w:rPr>
        <w:annotationRef/>
      </w:r>
      <w:r>
        <w:t>It looks like a footnote. Neither culmination nor telicity has been introduced yet.</w:t>
      </w:r>
    </w:p>
  </w:comment>
  <w:comment w:id="28" w:author="JI YUE" w:date="2026-10-11T14:49:00Z" w:initials="JY">
    <w:p w14:paraId="456758AD" w14:textId="3247FEF4" w:rsidR="000E1DC8" w:rsidRDefault="000E1DC8" w:rsidP="00B46FFF">
      <w:pPr>
        <w:pStyle w:val="CommentText"/>
        <w:ind w:firstLine="0"/>
      </w:pPr>
      <w:r>
        <w:rPr>
          <w:rStyle w:val="CommentReference"/>
        </w:rPr>
        <w:annotationRef/>
      </w:r>
      <w:r w:rsidR="00B46FFF">
        <w:rPr>
          <w:rFonts w:hint="eastAsia"/>
        </w:rPr>
        <w:t>目前的两个问题角度变得很奇怪</w:t>
      </w:r>
    </w:p>
    <w:p w14:paraId="0F0C95A9" w14:textId="33EED05B" w:rsidR="00B46FFF" w:rsidRDefault="00B46FFF" w:rsidP="00B46FFF">
      <w:pPr>
        <w:pStyle w:val="CommentText"/>
        <w:ind w:firstLine="0"/>
        <w:rPr>
          <w:rFonts w:hint="eastAsia"/>
        </w:rPr>
      </w:pPr>
      <w:r>
        <w:t>A</w:t>
      </w:r>
      <w:r>
        <w:rPr>
          <w:rFonts w:hint="eastAsia"/>
        </w:rPr>
        <w:t>c</w:t>
      </w:r>
      <w:r>
        <w:t xml:space="preserve">ceptance of descriptions </w:t>
      </w:r>
      <w:r>
        <w:rPr>
          <w:rFonts w:hint="eastAsia"/>
        </w:rPr>
        <w:t>是儿童在实验中的表现，本身不是研究对象。难道不是通过儿童是否接受事件描述，检验儿童对</w:t>
      </w:r>
      <w:r>
        <w:rPr>
          <w:rFonts w:hint="eastAsia"/>
        </w:rPr>
        <w:t>R</w:t>
      </w:r>
      <w:r>
        <w:t>VC</w:t>
      </w:r>
      <w:r>
        <w:rPr>
          <w:rFonts w:hint="eastAsia"/>
        </w:rPr>
        <w:t>和</w:t>
      </w:r>
      <w:r>
        <w:rPr>
          <w:rFonts w:hint="eastAsia"/>
        </w:rPr>
        <w:t>V</w:t>
      </w:r>
      <w:r>
        <w:t>1</w:t>
      </w:r>
      <w:r>
        <w:rPr>
          <w:rFonts w:hint="eastAsia"/>
        </w:rPr>
        <w:t>、不同的</w:t>
      </w:r>
      <w:r>
        <w:rPr>
          <w:rFonts w:hint="eastAsia"/>
        </w:rPr>
        <w:t>V</w:t>
      </w:r>
      <w:r>
        <w:t>1</w:t>
      </w:r>
      <w:r>
        <w:rPr>
          <w:rFonts w:hint="eastAsia"/>
        </w:rPr>
        <w:t>的理解吗？</w:t>
      </w:r>
    </w:p>
  </w:comment>
  <w:comment w:id="29" w:author="JI YUE" w:date="2026-10-11T14:48:00Z" w:initials="JY">
    <w:p w14:paraId="4CC1EA5A" w14:textId="4C8C6EA6" w:rsidR="000E1DC8" w:rsidRDefault="000E1DC8">
      <w:pPr>
        <w:pStyle w:val="CommentText"/>
      </w:pPr>
      <w:r>
        <w:rPr>
          <w:rStyle w:val="CommentReference"/>
        </w:rPr>
        <w:annotationRef/>
      </w:r>
      <w:r>
        <w:t>Contrast between RVCs and V1s?</w:t>
      </w:r>
    </w:p>
  </w:comment>
  <w:comment w:id="30" w:author="JI YUE" w:date="2026-10-11T14:55:00Z" w:initials="JY">
    <w:p w14:paraId="5BC350B8" w14:textId="30305DF8" w:rsidR="00B46FFF" w:rsidRDefault="00B46FFF" w:rsidP="00B46FFF">
      <w:pPr>
        <w:pStyle w:val="CommentText"/>
        <w:rPr>
          <w:rFonts w:hint="eastAsia"/>
        </w:rPr>
      </w:pPr>
      <w:r>
        <w:rPr>
          <w:rStyle w:val="CommentReference"/>
        </w:rPr>
        <w:annotationRef/>
      </w:r>
      <w:r>
        <w:rPr>
          <w:rFonts w:hint="eastAsia"/>
        </w:rPr>
        <w:t>这些的目的不是更好刻画</w:t>
      </w:r>
      <w:r>
        <w:rPr>
          <w:rFonts w:hint="eastAsia"/>
        </w:rPr>
        <w:t>V</w:t>
      </w:r>
      <w:r>
        <w:t>1 variation</w:t>
      </w:r>
      <w:r>
        <w:rPr>
          <w:rFonts w:hint="eastAsia"/>
        </w:rPr>
        <w:t>吗？</w:t>
      </w:r>
    </w:p>
  </w:comment>
  <w:comment w:id="31" w:author="JI YUE" w:date="2026-10-11T14:56:00Z" w:initials="JY">
    <w:p w14:paraId="5EE4451B" w14:textId="60964453" w:rsidR="00B46FFF" w:rsidRDefault="00B46FFF">
      <w:pPr>
        <w:pStyle w:val="CommentText"/>
      </w:pPr>
      <w:r>
        <w:rPr>
          <w:rStyle w:val="CommentReference"/>
        </w:rPr>
        <w:annotationRef/>
      </w:r>
      <w:r>
        <w:rPr>
          <w:rFonts w:hint="eastAsia"/>
        </w:rPr>
        <w:t>上一版对于</w:t>
      </w:r>
      <w:proofErr w:type="spellStart"/>
      <w:r>
        <w:rPr>
          <w:rFonts w:hint="eastAsia"/>
        </w:rPr>
        <w:t>Exp</w:t>
      </w:r>
      <w:proofErr w:type="spellEnd"/>
      <w:r>
        <w:t xml:space="preserve"> 2</w:t>
      </w:r>
      <w:r>
        <w:rPr>
          <w:rFonts w:hint="eastAsia"/>
        </w:rPr>
        <w:t>的介绍更清楚。这里这个问题过于抽象。</w:t>
      </w:r>
    </w:p>
  </w:comment>
  <w:comment w:id="33" w:author="JI YUE" w:date="2026-10-11T15:01:00Z" w:initials="JY">
    <w:p w14:paraId="274990B3" w14:textId="0B93501D" w:rsidR="00B46FFF" w:rsidRDefault="009342C2" w:rsidP="009342C2">
      <w:pPr>
        <w:pStyle w:val="CommentText"/>
        <w:ind w:firstLine="0"/>
      </w:pPr>
      <w:r>
        <w:rPr>
          <w:rFonts w:hint="eastAsia"/>
        </w:rPr>
        <w:t>增加这些内容的逻辑：因为本研究除了对比</w:t>
      </w:r>
      <w:r>
        <w:rPr>
          <w:rFonts w:hint="eastAsia"/>
        </w:rPr>
        <w:t>R</w:t>
      </w:r>
      <w:r>
        <w:t>VC</w:t>
      </w:r>
      <w:r>
        <w:rPr>
          <w:rFonts w:hint="eastAsia"/>
        </w:rPr>
        <w:t>和</w:t>
      </w:r>
      <w:r>
        <w:rPr>
          <w:rFonts w:hint="eastAsia"/>
        </w:rPr>
        <w:t>V</w:t>
      </w:r>
      <w:r>
        <w:t>1</w:t>
      </w:r>
      <w:r>
        <w:rPr>
          <w:rFonts w:hint="eastAsia"/>
        </w:rPr>
        <w:t>，还考虑了</w:t>
      </w:r>
      <w:r>
        <w:rPr>
          <w:rFonts w:hint="eastAsia"/>
        </w:rPr>
        <w:t>V</w:t>
      </w:r>
      <w:r>
        <w:t>1</w:t>
      </w:r>
      <w:r>
        <w:rPr>
          <w:rFonts w:hint="eastAsia"/>
        </w:rPr>
        <w:t>，因此需要</w:t>
      </w:r>
      <w:r w:rsidR="00B46FFF">
        <w:rPr>
          <w:rStyle w:val="CommentReference"/>
        </w:rPr>
        <w:annotationRef/>
      </w:r>
      <w:r>
        <w:t>1.1.1-1.1.3</w:t>
      </w:r>
      <w:r>
        <w:rPr>
          <w:rFonts w:hint="eastAsia"/>
        </w:rPr>
        <w:t>，讲前人对于</w:t>
      </w:r>
      <w:r>
        <w:rPr>
          <w:rFonts w:hint="eastAsia"/>
        </w:rPr>
        <w:t>V</w:t>
      </w:r>
      <w:r>
        <w:t>1</w:t>
      </w:r>
      <w:r>
        <w:rPr>
          <w:rFonts w:hint="eastAsia"/>
        </w:rPr>
        <w:t>做了哪些研究，特别是</w:t>
      </w:r>
      <w:r>
        <w:rPr>
          <w:rFonts w:hint="eastAsia"/>
        </w:rPr>
        <w:t>V</w:t>
      </w:r>
      <w:r>
        <w:t>1</w:t>
      </w:r>
      <w:r>
        <w:rPr>
          <w:rFonts w:hint="eastAsia"/>
        </w:rPr>
        <w:t>和</w:t>
      </w:r>
      <w:r>
        <w:rPr>
          <w:rFonts w:hint="eastAsia"/>
        </w:rPr>
        <w:t>V</w:t>
      </w:r>
      <w:r>
        <w:t>2</w:t>
      </w:r>
      <w:r>
        <w:rPr>
          <w:rFonts w:hint="eastAsia"/>
        </w:rPr>
        <w:t>、</w:t>
      </w:r>
      <w:r>
        <w:rPr>
          <w:rFonts w:hint="eastAsia"/>
        </w:rPr>
        <w:t>V</w:t>
      </w:r>
      <w:r>
        <w:t>1</w:t>
      </w:r>
      <w:r>
        <w:rPr>
          <w:rFonts w:hint="eastAsia"/>
        </w:rPr>
        <w:t>和</w:t>
      </w:r>
      <w:r>
        <w:rPr>
          <w:rFonts w:hint="eastAsia"/>
        </w:rPr>
        <w:t>R</w:t>
      </w:r>
      <w:r>
        <w:t>VC</w:t>
      </w:r>
      <w:r>
        <w:rPr>
          <w:rFonts w:hint="eastAsia"/>
        </w:rPr>
        <w:t>整体的关系，从而支持本研究考察不同的</w:t>
      </w:r>
      <w:r>
        <w:t xml:space="preserve">V1 </w:t>
      </w:r>
    </w:p>
  </w:comment>
  <w:comment w:id="38" w:author="JI YUE" w:date="2026-10-11T15:12:00Z" w:initials="JY">
    <w:p w14:paraId="6F066713" w14:textId="41269A28" w:rsidR="00552FA9" w:rsidRDefault="00552FA9">
      <w:pPr>
        <w:pStyle w:val="CommentText"/>
      </w:pPr>
      <w:r>
        <w:rPr>
          <w:rStyle w:val="CommentReference"/>
        </w:rPr>
        <w:annotationRef/>
      </w:r>
      <w:r>
        <w:t>1.1.4</w:t>
      </w:r>
      <w:r>
        <w:rPr>
          <w:rFonts w:hint="eastAsia"/>
        </w:rPr>
        <w:t>,</w:t>
      </w:r>
      <w:r>
        <w:t xml:space="preserve"> 1.2 </w:t>
      </w:r>
      <w:r>
        <w:rPr>
          <w:rFonts w:hint="eastAsia"/>
        </w:rPr>
        <w:t>和</w:t>
      </w:r>
      <w:r>
        <w:rPr>
          <w:rFonts w:hint="eastAsia"/>
        </w:rPr>
        <w:t>1</w:t>
      </w:r>
      <w:r>
        <w:t>.3</w:t>
      </w:r>
      <w:r>
        <w:rPr>
          <w:rFonts w:hint="eastAsia"/>
        </w:rPr>
        <w:t>是脱节的</w:t>
      </w:r>
    </w:p>
    <w:p w14:paraId="08F6F41D" w14:textId="05D36CF8" w:rsidR="00A906A4" w:rsidRDefault="00552FA9" w:rsidP="00A906A4">
      <w:pPr>
        <w:pStyle w:val="CommentText"/>
        <w:rPr>
          <w:rFonts w:hint="eastAsia"/>
        </w:rPr>
      </w:pPr>
      <w:r>
        <w:rPr>
          <w:rFonts w:hint="eastAsia"/>
        </w:rPr>
        <w:t>1</w:t>
      </w:r>
      <w:r>
        <w:t xml:space="preserve">.1.4 </w:t>
      </w:r>
      <w:r>
        <w:rPr>
          <w:rFonts w:hint="eastAsia"/>
        </w:rPr>
        <w:t>和</w:t>
      </w:r>
      <w:r>
        <w:rPr>
          <w:rFonts w:hint="eastAsia"/>
        </w:rPr>
        <w:t xml:space="preserve"> </w:t>
      </w:r>
      <w:r>
        <w:t xml:space="preserve">1.2 </w:t>
      </w:r>
      <w:r>
        <w:rPr>
          <w:rFonts w:hint="eastAsia"/>
        </w:rPr>
        <w:t>的目的在于讲清</w:t>
      </w:r>
      <w:r>
        <w:rPr>
          <w:rFonts w:hint="eastAsia"/>
        </w:rPr>
        <w:t>V</w:t>
      </w:r>
      <w:r>
        <w:t>1</w:t>
      </w:r>
      <w:r>
        <w:rPr>
          <w:rFonts w:hint="eastAsia"/>
        </w:rPr>
        <w:t>语义的两个方面，</w:t>
      </w:r>
      <w:r>
        <w:rPr>
          <w:rFonts w:hint="eastAsia"/>
        </w:rPr>
        <w:t>r</w:t>
      </w:r>
      <w:r>
        <w:t>esult likelihood</w:t>
      </w:r>
      <w:r>
        <w:rPr>
          <w:rFonts w:hint="eastAsia"/>
        </w:rPr>
        <w:t>和</w:t>
      </w:r>
      <w:r>
        <w:rPr>
          <w:rFonts w:hint="eastAsia"/>
        </w:rPr>
        <w:t xml:space="preserve"> act</w:t>
      </w:r>
      <w:r>
        <w:t>ion typicality</w:t>
      </w:r>
      <w:r>
        <w:rPr>
          <w:rFonts w:hint="eastAsia"/>
        </w:rPr>
        <w:t>，可能影响</w:t>
      </w:r>
      <w:r w:rsidR="00A906A4">
        <w:rPr>
          <w:rFonts w:hint="eastAsia"/>
        </w:rPr>
        <w:t>人对</w:t>
      </w:r>
      <w:r w:rsidR="00A906A4">
        <w:rPr>
          <w:rFonts w:hint="eastAsia"/>
        </w:rPr>
        <w:t>V</w:t>
      </w:r>
      <w:r w:rsidR="00A906A4">
        <w:t>1</w:t>
      </w:r>
      <w:r w:rsidR="00A906A4">
        <w:rPr>
          <w:rFonts w:hint="eastAsia"/>
        </w:rPr>
        <w:t>以及</w:t>
      </w:r>
      <w:r w:rsidR="00A906A4">
        <w:rPr>
          <w:rFonts w:hint="eastAsia"/>
        </w:rPr>
        <w:t>V</w:t>
      </w:r>
      <w:r w:rsidR="00A906A4">
        <w:t>1</w:t>
      </w:r>
      <w:r w:rsidR="00A906A4">
        <w:rPr>
          <w:rFonts w:hint="eastAsia"/>
        </w:rPr>
        <w:t>构成的</w:t>
      </w:r>
      <w:r w:rsidR="00A906A4">
        <w:rPr>
          <w:rFonts w:hint="eastAsia"/>
        </w:rPr>
        <w:t>R</w:t>
      </w:r>
      <w:r w:rsidR="00A906A4">
        <w:t>VC</w:t>
      </w:r>
      <w:r w:rsidR="00A906A4">
        <w:rPr>
          <w:rFonts w:hint="eastAsia"/>
        </w:rPr>
        <w:t>的理解。</w:t>
      </w:r>
    </w:p>
  </w:comment>
  <w:comment w:id="39" w:author="JI YUE" w:date="2026-10-11T15:05:00Z" w:initials="JY">
    <w:p w14:paraId="4389F2A7" w14:textId="6CE794E1" w:rsidR="009342C2" w:rsidRDefault="009342C2">
      <w:pPr>
        <w:pStyle w:val="CommentText"/>
      </w:pPr>
      <w:r>
        <w:rPr>
          <w:rStyle w:val="CommentReference"/>
        </w:rPr>
        <w:annotationRef/>
      </w:r>
      <w:proofErr w:type="spellStart"/>
      <w:r>
        <w:t>M</w:t>
      </w:r>
      <w:r>
        <w:rPr>
          <w:rFonts w:hint="eastAsia"/>
        </w:rPr>
        <w:t>ono</w:t>
      </w:r>
      <w:r>
        <w:t>morphemic</w:t>
      </w:r>
      <w:proofErr w:type="spellEnd"/>
      <w:r>
        <w:t xml:space="preserve"> verbs?</w:t>
      </w:r>
    </w:p>
  </w:comment>
  <w:comment w:id="40" w:author="JI YUE" w:date="2026-10-11T15:23:00Z" w:initials="JY">
    <w:p w14:paraId="088DE273" w14:textId="77777777" w:rsidR="00A906A4" w:rsidRDefault="00A906A4">
      <w:pPr>
        <w:pStyle w:val="CommentText"/>
      </w:pPr>
      <w:r>
        <w:rPr>
          <w:rStyle w:val="CommentReference"/>
        </w:rPr>
        <w:annotationRef/>
      </w:r>
      <w:r>
        <w:rPr>
          <w:rFonts w:hint="eastAsia"/>
        </w:rPr>
        <w:t>本研究并没有提出新的理论框架，不要从这个角度讲。</w:t>
      </w:r>
    </w:p>
    <w:p w14:paraId="26368395" w14:textId="77777777" w:rsidR="00A906A4" w:rsidRDefault="00A906A4">
      <w:pPr>
        <w:pStyle w:val="CommentText"/>
      </w:pPr>
      <w:r>
        <w:rPr>
          <w:rFonts w:hint="eastAsia"/>
        </w:rPr>
        <w:t>主线是解释考察</w:t>
      </w:r>
      <w:r>
        <w:rPr>
          <w:rFonts w:hint="eastAsia"/>
        </w:rPr>
        <w:t>V</w:t>
      </w:r>
      <w:r>
        <w:t>1</w:t>
      </w:r>
      <w:r>
        <w:rPr>
          <w:rFonts w:hint="eastAsia"/>
        </w:rPr>
        <w:t>的原因，开展两个</w:t>
      </w:r>
      <w:r>
        <w:rPr>
          <w:rFonts w:hint="eastAsia"/>
        </w:rPr>
        <w:t>norming</w:t>
      </w:r>
      <w:r>
        <w:t xml:space="preserve"> stud</w:t>
      </w:r>
      <w:r>
        <w:rPr>
          <w:rFonts w:hint="eastAsia"/>
        </w:rPr>
        <w:t>i</w:t>
      </w:r>
      <w:r>
        <w:t>es</w:t>
      </w:r>
      <w:r>
        <w:rPr>
          <w:rFonts w:hint="eastAsia"/>
        </w:rPr>
        <w:t>的原因，越简明越好。</w:t>
      </w:r>
    </w:p>
    <w:p w14:paraId="1A99D12E" w14:textId="73E92969" w:rsidR="00A906A4" w:rsidRDefault="00A906A4">
      <w:pPr>
        <w:pStyle w:val="CommentText"/>
        <w:rPr>
          <w:rFonts w:hint="eastAsia"/>
        </w:rPr>
      </w:pPr>
      <w:r>
        <w:rPr>
          <w:rFonts w:hint="eastAsia"/>
        </w:rPr>
        <w:t>目前</w:t>
      </w:r>
      <w:r>
        <w:rPr>
          <w:rFonts w:hint="eastAsia"/>
        </w:rPr>
        <w:t>1</w:t>
      </w:r>
      <w:r>
        <w:t>.1.4</w:t>
      </w:r>
      <w:r>
        <w:rPr>
          <w:rFonts w:hint="eastAsia"/>
        </w:rPr>
        <w:t>和</w:t>
      </w:r>
      <w:r>
        <w:rPr>
          <w:rFonts w:hint="eastAsia"/>
        </w:rPr>
        <w:t>1</w:t>
      </w:r>
      <w:r>
        <w:t>.2</w:t>
      </w:r>
      <w:r>
        <w:rPr>
          <w:rFonts w:hint="eastAsia"/>
        </w:rPr>
        <w:t>给人的印象是本研究的主体是两个</w:t>
      </w:r>
      <w:r>
        <w:rPr>
          <w:rFonts w:hint="eastAsia"/>
        </w:rPr>
        <w:t>n</w:t>
      </w:r>
      <w:r>
        <w:t>orming studies</w:t>
      </w:r>
    </w:p>
  </w:comment>
  <w:comment w:id="41" w:author="JI YUE" w:date="2026-10-11T15:28:00Z" w:initials="JY">
    <w:p w14:paraId="26B2AA09" w14:textId="7C2E0325" w:rsidR="00A906A4" w:rsidRDefault="00A906A4">
      <w:pPr>
        <w:pStyle w:val="CommentText"/>
      </w:pPr>
      <w:r>
        <w:rPr>
          <w:rStyle w:val="CommentReference"/>
        </w:rPr>
        <w:annotationRef/>
      </w:r>
      <w:r>
        <w:t>V2?</w:t>
      </w:r>
    </w:p>
  </w:comment>
  <w:comment w:id="42" w:author="JI YUE" w:date="2026-10-11T15:28:00Z" w:initials="JY">
    <w:p w14:paraId="62E16202" w14:textId="49C34608" w:rsidR="00A906A4" w:rsidRDefault="00A906A4">
      <w:pPr>
        <w:pStyle w:val="CommentText"/>
      </w:pPr>
      <w:r>
        <w:rPr>
          <w:rStyle w:val="CommentReference"/>
        </w:rPr>
        <w:annotationRef/>
      </w:r>
      <w:r>
        <w:t>V1-V2 association?</w:t>
      </w:r>
    </w:p>
    <w:p w14:paraId="5330C8CF" w14:textId="0AF61297" w:rsidR="00A906A4" w:rsidRDefault="00A906A4">
      <w:pPr>
        <w:pStyle w:val="CommentText"/>
      </w:pPr>
      <w:r>
        <w:t>Action-result association?</w:t>
      </w:r>
    </w:p>
  </w:comment>
  <w:comment w:id="44" w:author="JI YUE" w:date="2026-10-11T15:29:00Z" w:initials="JY">
    <w:p w14:paraId="5BF75B82" w14:textId="77777777" w:rsidR="00A906A4" w:rsidRDefault="00A906A4">
      <w:pPr>
        <w:pStyle w:val="CommentText"/>
      </w:pPr>
      <w:r>
        <w:rPr>
          <w:rStyle w:val="CommentReference"/>
        </w:rPr>
        <w:annotationRef/>
      </w:r>
      <w:r>
        <w:rPr>
          <w:rFonts w:hint="eastAsia"/>
        </w:rPr>
        <w:t>这都是</w:t>
      </w:r>
      <w:r>
        <w:rPr>
          <w:rFonts w:hint="eastAsia"/>
        </w:rPr>
        <w:t>n</w:t>
      </w:r>
      <w:r>
        <w:t xml:space="preserve">orming </w:t>
      </w:r>
      <w:r>
        <w:rPr>
          <w:rFonts w:hint="eastAsia"/>
        </w:rPr>
        <w:t>里设计的，目的是更好地区别不同的</w:t>
      </w:r>
      <w:r>
        <w:rPr>
          <w:rFonts w:hint="eastAsia"/>
        </w:rPr>
        <w:t>V</w:t>
      </w:r>
      <w:r>
        <w:t>1</w:t>
      </w:r>
    </w:p>
    <w:p w14:paraId="17485EBA" w14:textId="70706094" w:rsidR="00A906A4" w:rsidRDefault="00A906A4">
      <w:pPr>
        <w:pStyle w:val="CommentText"/>
        <w:rPr>
          <w:rFonts w:hint="eastAsia"/>
        </w:rPr>
      </w:pPr>
      <w:r>
        <w:rPr>
          <w:rFonts w:hint="eastAsia"/>
        </w:rPr>
        <w:t>这一节还应该是上一版本的</w:t>
      </w:r>
      <w:r w:rsidR="00F00DC6">
        <w:t>1.2</w:t>
      </w:r>
      <w:r w:rsidR="00F00DC6">
        <w:rPr>
          <w:rFonts w:hint="eastAsia"/>
        </w:rPr>
        <w:t>，核心是讲</w:t>
      </w:r>
      <w:r w:rsidR="00F00DC6">
        <w:rPr>
          <w:rFonts w:hint="eastAsia"/>
        </w:rPr>
        <w:t>V</w:t>
      </w:r>
      <w:r w:rsidR="00F00DC6">
        <w:t>1</w:t>
      </w:r>
    </w:p>
  </w:comment>
  <w:comment w:id="48" w:author="JI YUE" w:date="2026-10-11T15:35:00Z" w:initials="JY">
    <w:p w14:paraId="58E990E6" w14:textId="77777777" w:rsidR="00F00DC6" w:rsidRDefault="00F00DC6">
      <w:pPr>
        <w:pStyle w:val="CommentText"/>
      </w:pPr>
      <w:r>
        <w:rPr>
          <w:rStyle w:val="CommentReference"/>
        </w:rPr>
        <w:annotationRef/>
      </w:r>
      <w:r>
        <w:rPr>
          <w:rFonts w:hint="eastAsia"/>
        </w:rPr>
        <w:t>见前面批注</w:t>
      </w:r>
    </w:p>
    <w:p w14:paraId="78E40D57" w14:textId="77777777" w:rsidR="00F00DC6" w:rsidRDefault="00F00DC6">
      <w:pPr>
        <w:pStyle w:val="CommentText"/>
      </w:pPr>
      <w:r>
        <w:rPr>
          <w:rFonts w:hint="eastAsia"/>
        </w:rPr>
        <w:t>文章的主线不需要修改，本质上还是</w:t>
      </w:r>
      <w:r>
        <w:rPr>
          <w:rFonts w:hint="eastAsia"/>
        </w:rPr>
        <w:t>R</w:t>
      </w:r>
      <w:r>
        <w:t>VC</w:t>
      </w:r>
      <w:r>
        <w:rPr>
          <w:rFonts w:hint="eastAsia"/>
        </w:rPr>
        <w:t>和</w:t>
      </w:r>
      <w:r>
        <w:rPr>
          <w:rFonts w:hint="eastAsia"/>
        </w:rPr>
        <w:t>V</w:t>
      </w:r>
      <w:r>
        <w:t>1</w:t>
      </w:r>
      <w:r>
        <w:rPr>
          <w:rFonts w:hint="eastAsia"/>
        </w:rPr>
        <w:t>的习得，否则解释不了目前实验的设置</w:t>
      </w:r>
    </w:p>
    <w:p w14:paraId="46A0A159" w14:textId="6BD6D4B7" w:rsidR="00F00DC6" w:rsidRDefault="00F00DC6" w:rsidP="00F00DC6">
      <w:pPr>
        <w:pStyle w:val="CommentText"/>
        <w:rPr>
          <w:rFonts w:hint="eastAsia"/>
        </w:rPr>
      </w:pPr>
      <w:r>
        <w:rPr>
          <w:rFonts w:hint="eastAsia"/>
        </w:rPr>
        <w:t>新增两个</w:t>
      </w:r>
      <w:r>
        <w:rPr>
          <w:rFonts w:hint="eastAsia"/>
        </w:rPr>
        <w:t>n</w:t>
      </w:r>
      <w:r>
        <w:t xml:space="preserve">orming studies </w:t>
      </w:r>
      <w:r>
        <w:rPr>
          <w:rFonts w:hint="eastAsia"/>
        </w:rPr>
        <w:t>是服务于原有实验的，而不是变成了新的研究问题</w:t>
      </w:r>
    </w:p>
  </w:comment>
  <w:comment w:id="51" w:author="JI YUE" w:date="2026-10-11T15:38:00Z" w:initials="JY">
    <w:p w14:paraId="2178D8A6" w14:textId="77777777" w:rsidR="00F00DC6" w:rsidRDefault="00F00DC6">
      <w:pPr>
        <w:pStyle w:val="CommentText"/>
      </w:pPr>
      <w:r>
        <w:rPr>
          <w:rStyle w:val="CommentReference"/>
        </w:rPr>
        <w:annotationRef/>
      </w:r>
      <w:r>
        <w:rPr>
          <w:rFonts w:hint="eastAsia"/>
        </w:rPr>
        <w:t>这不还是</w:t>
      </w:r>
      <w:r>
        <w:rPr>
          <w:rFonts w:hint="eastAsia"/>
        </w:rPr>
        <w:t>two</w:t>
      </w:r>
      <w:r>
        <w:t xml:space="preserve"> categories</w:t>
      </w:r>
      <w:r>
        <w:rPr>
          <w:rFonts w:hint="eastAsia"/>
        </w:rPr>
        <w:t>吗？</w:t>
      </w:r>
    </w:p>
    <w:p w14:paraId="05FD1FEF" w14:textId="26B9DA4B" w:rsidR="00F00DC6" w:rsidRDefault="00F00DC6">
      <w:pPr>
        <w:pStyle w:val="CommentText"/>
        <w:rPr>
          <w:rFonts w:hint="eastAsia"/>
        </w:rPr>
      </w:pPr>
      <w:r>
        <w:rPr>
          <w:rFonts w:hint="eastAsia"/>
        </w:rPr>
        <w:t>只不过</w:t>
      </w:r>
      <w:r>
        <w:rPr>
          <w:rFonts w:hint="eastAsia"/>
        </w:rPr>
        <w:t xml:space="preserve"> </w:t>
      </w:r>
      <w:r>
        <w:t>likelihood</w:t>
      </w:r>
      <w:r>
        <w:rPr>
          <w:rFonts w:hint="eastAsia"/>
        </w:rPr>
        <w:t>和</w:t>
      </w:r>
      <w:r>
        <w:rPr>
          <w:rFonts w:hint="eastAsia"/>
        </w:rPr>
        <w:t xml:space="preserve"> </w:t>
      </w:r>
      <w:r>
        <w:t>typicality</w:t>
      </w:r>
      <w:r>
        <w:rPr>
          <w:rFonts w:hint="eastAsia"/>
        </w:rPr>
        <w:t xml:space="preserve"> </w:t>
      </w:r>
      <w:r>
        <w:rPr>
          <w:rFonts w:hint="eastAsia"/>
        </w:rPr>
        <w:t>这两个变量是连续的</w:t>
      </w:r>
      <w:bookmarkStart w:id="52" w:name="_GoBack"/>
      <w:bookmarkEnd w:id="52"/>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5A76197" w15:done="0"/>
  <w15:commentEx w15:paraId="445DA4B4" w15:done="0"/>
  <w15:commentEx w15:paraId="7FA9B27E" w15:done="0"/>
  <w15:commentEx w15:paraId="4E370A32" w15:done="0"/>
  <w15:commentEx w15:paraId="14C32A35" w15:done="0"/>
  <w15:commentEx w15:paraId="1EE9BBA6" w15:done="0"/>
  <w15:commentEx w15:paraId="0A31909F" w15:done="0"/>
  <w15:commentEx w15:paraId="2F148E36" w15:done="0"/>
  <w15:commentEx w15:paraId="4419F468" w15:done="0"/>
  <w15:commentEx w15:paraId="274518CF" w15:done="0"/>
  <w15:commentEx w15:paraId="0F0C95A9" w15:done="0"/>
  <w15:commentEx w15:paraId="4CC1EA5A" w15:done="0"/>
  <w15:commentEx w15:paraId="5BC350B8" w15:done="0"/>
  <w15:commentEx w15:paraId="5EE4451B" w15:done="0"/>
  <w15:commentEx w15:paraId="274990B3" w15:done="0"/>
  <w15:commentEx w15:paraId="08F6F41D" w15:done="0"/>
  <w15:commentEx w15:paraId="4389F2A7" w15:done="0"/>
  <w15:commentEx w15:paraId="1A99D12E" w15:done="0"/>
  <w15:commentEx w15:paraId="26B2AA09" w15:done="0"/>
  <w15:commentEx w15:paraId="5330C8CF" w15:done="0"/>
  <w15:commentEx w15:paraId="17485EBA" w15:done="0"/>
  <w15:commentEx w15:paraId="46A0A159" w15:done="0"/>
  <w15:commentEx w15:paraId="05FD1FE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961A5E" w14:textId="77777777" w:rsidR="00484119" w:rsidRDefault="00484119">
      <w:pPr>
        <w:spacing w:line="240" w:lineRule="auto"/>
      </w:pPr>
      <w:r>
        <w:separator/>
      </w:r>
    </w:p>
  </w:endnote>
  <w:endnote w:type="continuationSeparator" w:id="0">
    <w:p w14:paraId="7088665C" w14:textId="77777777" w:rsidR="00484119" w:rsidRDefault="004841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347E6F" w14:textId="77777777" w:rsidR="00484119" w:rsidRDefault="00484119">
      <w:r>
        <w:separator/>
      </w:r>
    </w:p>
  </w:footnote>
  <w:footnote w:type="continuationSeparator" w:id="0">
    <w:p w14:paraId="135511A6" w14:textId="77777777" w:rsidR="00484119" w:rsidRDefault="004841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3CFA15" w14:textId="02B154F9" w:rsidR="00226E36" w:rsidRDefault="00226E36">
    <w:pPr>
      <w:pStyle w:val="Header"/>
      <w:spacing w:line="240" w:lineRule="auto"/>
      <w:jc w:val="right"/>
    </w:pPr>
    <w:r>
      <w:fldChar w:fldCharType="begin"/>
    </w:r>
    <w:r>
      <w:instrText>PAGE</w:instrText>
    </w:r>
    <w:r>
      <w:fldChar w:fldCharType="separate"/>
    </w:r>
    <w:r w:rsidR="00F00DC6">
      <w:rPr>
        <w:noProof/>
      </w:rPr>
      <w:t>35</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5DA96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I YUE">
    <w15:presenceInfo w15:providerId="Windows Live" w15:userId="0b58700cfc7b09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5F2"/>
    <w:rsid w:val="000B7E86"/>
    <w:rsid w:val="000E1DC8"/>
    <w:rsid w:val="00186340"/>
    <w:rsid w:val="001C7319"/>
    <w:rsid w:val="001D000B"/>
    <w:rsid w:val="00224D1D"/>
    <w:rsid w:val="00226E36"/>
    <w:rsid w:val="002564E0"/>
    <w:rsid w:val="00257897"/>
    <w:rsid w:val="002872B4"/>
    <w:rsid w:val="002D71B7"/>
    <w:rsid w:val="00394D21"/>
    <w:rsid w:val="00473B11"/>
    <w:rsid w:val="00484119"/>
    <w:rsid w:val="004C5884"/>
    <w:rsid w:val="005013DE"/>
    <w:rsid w:val="00552FA9"/>
    <w:rsid w:val="00564D4D"/>
    <w:rsid w:val="005E407B"/>
    <w:rsid w:val="006B4C9A"/>
    <w:rsid w:val="007175F2"/>
    <w:rsid w:val="007F7B2C"/>
    <w:rsid w:val="008421EC"/>
    <w:rsid w:val="008D2305"/>
    <w:rsid w:val="008E27D6"/>
    <w:rsid w:val="0092042B"/>
    <w:rsid w:val="009342C2"/>
    <w:rsid w:val="00A15658"/>
    <w:rsid w:val="00A25DE6"/>
    <w:rsid w:val="00A30692"/>
    <w:rsid w:val="00A906A4"/>
    <w:rsid w:val="00AD77C4"/>
    <w:rsid w:val="00B374E8"/>
    <w:rsid w:val="00B46FFF"/>
    <w:rsid w:val="00BF7CB3"/>
    <w:rsid w:val="00D47F77"/>
    <w:rsid w:val="00D64AB7"/>
    <w:rsid w:val="00D94882"/>
    <w:rsid w:val="00E03C51"/>
    <w:rsid w:val="00EC07F2"/>
    <w:rsid w:val="00F00DC6"/>
    <w:rsid w:val="00F86460"/>
    <w:rsid w:val="00FE0F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2FCB14"/>
  <w15:docId w15:val="{97D95316-A4EA-46D9-8DAD-6F062FDA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4"/>
        <w:szCs w:val="24"/>
        <w:lang w:val="en-US" w:eastAsia="zh-CN"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ind w:firstLine="720"/>
    </w:pPr>
    <w:rPr>
      <w:color w:val="000000"/>
    </w:rPr>
  </w:style>
  <w:style w:type="paragraph" w:styleId="Heading1">
    <w:name w:val="heading 1"/>
    <w:basedOn w:val="Normal"/>
    <w:next w:val="Normal"/>
    <w:link w:val="Heading1Char"/>
    <w:uiPriority w:val="9"/>
    <w:qFormat/>
    <w:rsid w:val="00FC693F"/>
    <w:pPr>
      <w:keepNext/>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ind w:firstLine="0"/>
      <w:outlineLvl w:val="1"/>
    </w:pPr>
    <w:rPr>
      <w:b/>
      <w:bCs/>
      <w:szCs w:val="26"/>
    </w:rPr>
  </w:style>
  <w:style w:type="paragraph" w:styleId="Heading3">
    <w:name w:val="heading 3"/>
    <w:basedOn w:val="Normal"/>
    <w:next w:val="Normal"/>
    <w:link w:val="Heading3Char"/>
    <w:uiPriority w:val="9"/>
    <w:unhideWhenUsed/>
    <w:qFormat/>
    <w:rsid w:val="00FC693F"/>
    <w:pPr>
      <w:keepNext/>
      <w:ind w:firstLine="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ind w:firstLin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ind w:firstLine="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ind w:firstLine="0"/>
      <w:contextualSpacing/>
      <w:jc w:val="center"/>
    </w:pPr>
    <w:rPr>
      <w:b/>
      <w:spacing w:val="5"/>
      <w:kern w:val="28"/>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i/>
      <w:iCs/>
      <w:color w:val="4F81BD" w:themeColor="accent1"/>
      <w:spacing w:val="15"/>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style>
  <w:style w:type="paragraph" w:customStyle="1" w:styleId="Compact">
    <w:name w:val="Compact"/>
    <w:basedOn w:val="Normal"/>
    <w:qFormat/>
    <w:pPr>
      <w:spacing w:before="40" w:after="40" w:line="240" w:lineRule="auto"/>
      <w:ind w:firstLine="0"/>
    </w:pPr>
  </w:style>
  <w:style w:type="paragraph" w:customStyle="1" w:styleId="Bibliography1">
    <w:name w:val="Bibliography1"/>
    <w:basedOn w:val="Normal"/>
    <w:qFormat/>
    <w:pPr>
      <w:ind w:left="720" w:hanging="720"/>
    </w:pPr>
  </w:style>
  <w:style w:type="paragraph" w:customStyle="1" w:styleId="NoIndent">
    <w:name w:val="No Indent"/>
    <w:basedOn w:val="Normal"/>
    <w:qFormat/>
    <w:pPr>
      <w:ind w:firstLine="0"/>
    </w:pPr>
  </w:style>
  <w:style w:type="paragraph" w:customStyle="1" w:styleId="TitlePage">
    <w:name w:val="Title Page"/>
    <w:basedOn w:val="Normal"/>
    <w:qFormat/>
    <w:pPr>
      <w:ind w:firstLine="0"/>
      <w:jc w:val="center"/>
    </w:pPr>
  </w:style>
  <w:style w:type="character" w:styleId="Hyperlink">
    <w:name w:val="Hyperlink"/>
    <w:rPr>
      <w:rFonts w:ascii="Times New Roman" w:eastAsia="SimSun" w:hAnsi="Times New Roman" w:cs="Times New Roman"/>
      <w:color w:val="000000"/>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CommentReference">
    <w:name w:val="annotation reference"/>
    <w:basedOn w:val="DefaultParagraphFont"/>
    <w:uiPriority w:val="99"/>
    <w:semiHidden/>
    <w:unhideWhenUsed/>
    <w:rsid w:val="00394D21"/>
    <w:rPr>
      <w:sz w:val="16"/>
      <w:szCs w:val="16"/>
    </w:rPr>
  </w:style>
  <w:style w:type="paragraph" w:styleId="CommentText">
    <w:name w:val="annotation text"/>
    <w:basedOn w:val="Normal"/>
    <w:link w:val="CommentTextChar"/>
    <w:uiPriority w:val="99"/>
    <w:semiHidden/>
    <w:unhideWhenUsed/>
    <w:rsid w:val="00394D21"/>
    <w:pPr>
      <w:spacing w:line="240" w:lineRule="auto"/>
    </w:pPr>
    <w:rPr>
      <w:sz w:val="20"/>
      <w:szCs w:val="20"/>
    </w:rPr>
  </w:style>
  <w:style w:type="character" w:customStyle="1" w:styleId="CommentTextChar">
    <w:name w:val="Comment Text Char"/>
    <w:basedOn w:val="DefaultParagraphFont"/>
    <w:link w:val="CommentText"/>
    <w:uiPriority w:val="99"/>
    <w:semiHidden/>
    <w:rsid w:val="00394D21"/>
    <w:rPr>
      <w:color w:val="000000"/>
      <w:sz w:val="20"/>
      <w:szCs w:val="20"/>
    </w:rPr>
  </w:style>
  <w:style w:type="paragraph" w:styleId="CommentSubject">
    <w:name w:val="annotation subject"/>
    <w:basedOn w:val="CommentText"/>
    <w:next w:val="CommentText"/>
    <w:link w:val="CommentSubjectChar"/>
    <w:uiPriority w:val="99"/>
    <w:semiHidden/>
    <w:unhideWhenUsed/>
    <w:rsid w:val="00394D21"/>
    <w:rPr>
      <w:b/>
      <w:bCs/>
    </w:rPr>
  </w:style>
  <w:style w:type="character" w:customStyle="1" w:styleId="CommentSubjectChar">
    <w:name w:val="Comment Subject Char"/>
    <w:basedOn w:val="CommentTextChar"/>
    <w:link w:val="CommentSubject"/>
    <w:uiPriority w:val="99"/>
    <w:semiHidden/>
    <w:rsid w:val="00394D21"/>
    <w:rPr>
      <w:b/>
      <w:bCs/>
      <w:color w:val="000000"/>
      <w:sz w:val="20"/>
      <w:szCs w:val="20"/>
    </w:rPr>
  </w:style>
  <w:style w:type="paragraph" w:styleId="BalloonText">
    <w:name w:val="Balloon Text"/>
    <w:basedOn w:val="Normal"/>
    <w:link w:val="BalloonTextChar"/>
    <w:uiPriority w:val="99"/>
    <w:semiHidden/>
    <w:unhideWhenUsed/>
    <w:rsid w:val="00394D2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4D21"/>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35</Pages>
  <Words>8908</Words>
  <Characters>50782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Xiaotao Liu</dc:creator>
  <cp:keywords/>
  <cp:lastModifiedBy>JI YUE</cp:lastModifiedBy>
  <cp:revision>8</cp:revision>
  <dcterms:created xsi:type="dcterms:W3CDTF">2026-10-09T09:31:00Z</dcterms:created>
  <dcterms:modified xsi:type="dcterms:W3CDTF">2026-10-11T07:40:00Z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f68f9a4bcdc794c41c84e539861ced452293d376df36c299f47de713878fcff2</vt:lpwstr>
  </property>
</Properties>
</file>